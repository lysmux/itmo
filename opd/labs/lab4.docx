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2C30D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0AAF9E" wp14:editId="00002C39">
            <wp:extent cx="1466850" cy="584200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8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018E0F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14:paraId="7FB3A219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295E9251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2C20035F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2E1419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79C5F2F2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63563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3ADA07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CB07D3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F7F5DA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№4</w:t>
      </w:r>
    </w:p>
    <w:p w14:paraId="219FA1FC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15599</w:t>
      </w:r>
    </w:p>
    <w:p w14:paraId="041608B5" w14:textId="77777777" w:rsidR="00ED066D" w:rsidRDefault="00ED06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8B828" w14:textId="77777777" w:rsidR="00ED066D" w:rsidRDefault="00ED06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9DBD68" w14:textId="77777777" w:rsidR="00ED066D" w:rsidRDefault="00ED06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827AF" w14:textId="77777777" w:rsidR="00ED066D" w:rsidRDefault="004968D7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Разыграев Кирилл Сергеевич Группа Р3115</w:t>
      </w:r>
    </w:p>
    <w:p w14:paraId="04972371" w14:textId="77777777" w:rsidR="00ED066D" w:rsidRDefault="004968D7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Блохина Елена Николаевна</w:t>
      </w:r>
      <w:r>
        <w:br w:type="page"/>
      </w:r>
    </w:p>
    <w:p w14:paraId="353768BD" w14:textId="77777777" w:rsidR="00ED066D" w:rsidRDefault="004968D7">
      <w:pPr>
        <w:pStyle w:val="-10"/>
        <w:spacing w:before="0"/>
      </w:pPr>
      <w:bookmarkStart w:id="0" w:name="_Toc193713623"/>
      <w:r>
        <w:lastRenderedPageBreak/>
        <w:t>Задание</w:t>
      </w:r>
      <w:bookmarkEnd w:id="0"/>
    </w:p>
    <w:p w14:paraId="29B9E777" w14:textId="77777777" w:rsidR="00ED066D" w:rsidRDefault="004968D7">
      <w:pPr>
        <w:pStyle w:val="-0"/>
      </w:pPr>
      <w: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14:paraId="5BF17AAC" w14:textId="77777777" w:rsidR="00ED066D" w:rsidRDefault="004968D7">
      <w:r>
        <w:rPr>
          <w:noProof/>
        </w:rPr>
        <w:drawing>
          <wp:inline distT="0" distB="0" distL="0" distR="0" wp14:anchorId="21AD48CC" wp14:editId="0FCE7588">
            <wp:extent cx="4552950" cy="2324100"/>
            <wp:effectExtent l="0" t="0" r="0" b="0"/>
            <wp:docPr id="2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FC0C66" w14:textId="77777777" w:rsidR="00ED066D" w:rsidRDefault="004968D7">
      <w:r>
        <w:br w:type="page"/>
      </w:r>
    </w:p>
    <w:p w14:paraId="35747ED2" w14:textId="77777777" w:rsidR="00ED066D" w:rsidRDefault="004968D7">
      <w:pPr>
        <w:pStyle w:val="-10"/>
        <w:spacing w:before="0"/>
      </w:pPr>
      <w:bookmarkStart w:id="1" w:name="_Toc193713624"/>
      <w:r>
        <w:lastRenderedPageBreak/>
        <w:t>Ход работы</w:t>
      </w:r>
      <w:bookmarkEnd w:id="1"/>
    </w:p>
    <w:p w14:paraId="513208FE" w14:textId="77777777" w:rsidR="00ED066D" w:rsidRDefault="004968D7">
      <w:pPr>
        <w:pStyle w:val="-20"/>
      </w:pPr>
      <w:bookmarkStart w:id="2" w:name="_Toc193713625"/>
      <w:r>
        <w:t>Текст исходной программы</w:t>
      </w:r>
      <w:bookmarkEnd w:id="2"/>
    </w:p>
    <w:tbl>
      <w:tblPr>
        <w:tblW w:w="9356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1559"/>
        <w:gridCol w:w="2552"/>
        <w:gridCol w:w="4393"/>
      </w:tblGrid>
      <w:tr w:rsidR="00ED066D" w14:paraId="7931BC74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FD5CA" w14:textId="77777777" w:rsidR="00ED066D" w:rsidRDefault="004968D7">
            <w:pPr>
              <w:pStyle w:val="-0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94DDF" w14:textId="77777777" w:rsidR="00ED066D" w:rsidRDefault="004968D7">
            <w:pPr>
              <w:pStyle w:val="-0"/>
              <w:rPr>
                <w:b/>
                <w:bCs/>
              </w:rPr>
            </w:pPr>
            <w:r>
              <w:rPr>
                <w:b/>
                <w:bCs/>
              </w:rPr>
              <w:t>Код команды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D3349" w14:textId="77777777" w:rsidR="00ED066D" w:rsidRDefault="004968D7">
            <w:pPr>
              <w:pStyle w:val="-0"/>
              <w:rPr>
                <w:b/>
                <w:bCs/>
              </w:rPr>
            </w:pPr>
            <w:r>
              <w:rPr>
                <w:b/>
                <w:bCs/>
              </w:rPr>
              <w:t>Мнемоника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5581B" w14:textId="77777777" w:rsidR="00ED066D" w:rsidRDefault="004968D7">
            <w:pPr>
              <w:pStyle w:val="-0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 w:rsidR="00ED066D" w14:paraId="36769869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79446" w14:textId="77777777" w:rsidR="00ED066D" w:rsidRDefault="004968D7">
            <w:pPr>
              <w:pStyle w:val="-0"/>
            </w:pPr>
            <w:r>
              <w:t>1FE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FE4B9" w14:textId="77777777" w:rsidR="00ED066D" w:rsidRDefault="004968D7">
            <w:pPr>
              <w:pStyle w:val="-0"/>
            </w:pPr>
            <w:r>
              <w:t>0200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655E3" w14:textId="77777777" w:rsidR="00ED066D" w:rsidRDefault="004968D7">
            <w:pPr>
              <w:pStyle w:val="-0"/>
            </w:pPr>
            <w:r>
              <w:t>CLA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9C6A6" w14:textId="77777777" w:rsidR="00ED066D" w:rsidRDefault="004968D7">
            <w:pPr>
              <w:pStyle w:val="-0"/>
            </w:pPr>
            <w:r>
              <w:t>Очистка аккумулятора</w:t>
            </w:r>
          </w:p>
        </w:tc>
      </w:tr>
      <w:tr w:rsidR="00ED066D" w14:paraId="253A52CC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1C045" w14:textId="77777777" w:rsidR="00ED066D" w:rsidRDefault="004968D7">
            <w:pPr>
              <w:pStyle w:val="-0"/>
            </w:pPr>
            <w:r>
              <w:t>1FF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A05E2" w14:textId="77777777" w:rsidR="00ED066D" w:rsidRDefault="004968D7">
            <w:pPr>
              <w:pStyle w:val="-0"/>
            </w:pPr>
            <w:r>
              <w:t>EE18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0A1D1" w14:textId="77777777" w:rsidR="00ED066D" w:rsidRDefault="004968D7">
            <w:pPr>
              <w:pStyle w:val="-0"/>
            </w:pPr>
            <w:r>
              <w:t>ST IP+24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CAC49" w14:textId="77777777" w:rsidR="00ED066D" w:rsidRDefault="004968D7">
            <w:pPr>
              <w:pStyle w:val="-0"/>
            </w:pPr>
            <w:r>
              <w:t>Сохраняем AC в 218</w:t>
            </w:r>
          </w:p>
        </w:tc>
      </w:tr>
      <w:tr w:rsidR="00ED066D" w14:paraId="1D5B4385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733B3" w14:textId="77777777" w:rsidR="00ED066D" w:rsidRDefault="004968D7">
            <w:pPr>
              <w:pStyle w:val="-0"/>
            </w:pPr>
            <w:r>
              <w:t>200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740D4" w14:textId="77777777" w:rsidR="00ED066D" w:rsidRDefault="004968D7">
            <w:pPr>
              <w:pStyle w:val="-0"/>
            </w:pPr>
            <w:r>
              <w:t>AE16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EE6F2" w14:textId="77777777" w:rsidR="00ED066D" w:rsidRDefault="004968D7">
            <w:pPr>
              <w:pStyle w:val="-0"/>
            </w:pPr>
            <w:r>
              <w:t>LD IP+22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EBB43" w14:textId="77777777" w:rsidR="00ED066D" w:rsidRDefault="004968D7">
            <w:pPr>
              <w:pStyle w:val="-0"/>
            </w:pPr>
            <w:r>
              <w:t xml:space="preserve">Загружаем </w:t>
            </w:r>
            <w:proofErr w:type="gramStart"/>
            <w:r>
              <w:t>M(</w:t>
            </w:r>
            <w:proofErr w:type="gramEnd"/>
            <w:r>
              <w:t>217) в AC</w:t>
            </w:r>
          </w:p>
          <w:p w14:paraId="4772E22A" w14:textId="77777777" w:rsidR="00ED066D" w:rsidRDefault="004968D7">
            <w:pPr>
              <w:pStyle w:val="-0"/>
            </w:pPr>
            <w:r>
              <w:t>AC = X</w:t>
            </w:r>
          </w:p>
        </w:tc>
      </w:tr>
      <w:tr w:rsidR="00ED066D" w14:paraId="78BB26A0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A0C1F" w14:textId="77777777" w:rsidR="00ED066D" w:rsidRDefault="004968D7">
            <w:pPr>
              <w:pStyle w:val="-0"/>
            </w:pPr>
            <w:r>
              <w:t>201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FF40D" w14:textId="77777777" w:rsidR="00ED066D" w:rsidRDefault="004968D7">
            <w:pPr>
              <w:pStyle w:val="-0"/>
            </w:pPr>
            <w:r>
              <w:t>0C00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27B0E" w14:textId="77777777" w:rsidR="00ED066D" w:rsidRDefault="004968D7">
            <w:pPr>
              <w:pStyle w:val="-0"/>
            </w:pPr>
            <w:r>
              <w:t>PUSH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783E2" w14:textId="77777777" w:rsidR="00ED066D" w:rsidRDefault="004968D7">
            <w:pPr>
              <w:pStyle w:val="-0"/>
            </w:pPr>
            <w:r>
              <w:t>Запись АС в стек</w:t>
            </w:r>
          </w:p>
        </w:tc>
      </w:tr>
      <w:tr w:rsidR="00ED066D" w14:paraId="62A26A87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5CACD" w14:textId="77777777" w:rsidR="00ED066D" w:rsidRDefault="004968D7">
            <w:pPr>
              <w:pStyle w:val="-0"/>
            </w:pPr>
            <w:r>
              <w:t>202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1EBEB" w14:textId="77777777" w:rsidR="00ED066D" w:rsidRDefault="004968D7">
            <w:pPr>
              <w:pStyle w:val="-0"/>
            </w:pPr>
            <w:r>
              <w:t>D687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48137" w14:textId="77777777" w:rsidR="00ED066D" w:rsidRDefault="004968D7">
            <w:pPr>
              <w:pStyle w:val="-0"/>
            </w:pPr>
            <w:r>
              <w:t>CALL 687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E1BEF" w14:textId="77777777" w:rsidR="00ED066D" w:rsidRDefault="004968D7">
            <w:pPr>
              <w:pStyle w:val="-0"/>
            </w:pPr>
            <w:r>
              <w:t>Вызов подпрограммы по адресу 687</w:t>
            </w:r>
          </w:p>
        </w:tc>
      </w:tr>
      <w:tr w:rsidR="00ED066D" w14:paraId="39FAA44A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D9A8F" w14:textId="77777777" w:rsidR="00ED066D" w:rsidRDefault="004968D7">
            <w:pPr>
              <w:pStyle w:val="-0"/>
            </w:pPr>
            <w:r>
              <w:t>203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F0770" w14:textId="77777777" w:rsidR="00ED066D" w:rsidRDefault="004968D7">
            <w:pPr>
              <w:pStyle w:val="-0"/>
            </w:pPr>
            <w:r>
              <w:t>0800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D22F6" w14:textId="77777777" w:rsidR="00ED066D" w:rsidRDefault="004968D7">
            <w:pPr>
              <w:pStyle w:val="-0"/>
            </w:pPr>
            <w:r>
              <w:t>POP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317F3" w14:textId="77777777" w:rsidR="00ED066D" w:rsidRDefault="004968D7">
            <w:pPr>
              <w:pStyle w:val="-0"/>
            </w:pPr>
            <w:r>
              <w:t>Чтение верха стека в AC</w:t>
            </w:r>
          </w:p>
        </w:tc>
      </w:tr>
      <w:tr w:rsidR="00ED066D" w14:paraId="35C2BCD5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D6AA5" w14:textId="77777777" w:rsidR="00ED066D" w:rsidRDefault="004968D7">
            <w:pPr>
              <w:pStyle w:val="-0"/>
            </w:pPr>
            <w:r>
              <w:t>204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12BE2" w14:textId="77777777" w:rsidR="00ED066D" w:rsidRDefault="004968D7">
            <w:pPr>
              <w:pStyle w:val="-0"/>
            </w:pPr>
            <w:r>
              <w:t>4E13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D652E" w14:textId="77777777" w:rsidR="00ED066D" w:rsidRDefault="004968D7">
            <w:pPr>
              <w:pStyle w:val="-0"/>
            </w:pPr>
            <w:r>
              <w:t>ADD IP+19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F54A6" w14:textId="77777777" w:rsidR="00ED066D" w:rsidRDefault="004968D7">
            <w:pPr>
              <w:pStyle w:val="-0"/>
            </w:pPr>
            <w:r>
              <w:t xml:space="preserve">Добавляем </w:t>
            </w:r>
            <w:proofErr w:type="gramStart"/>
            <w:r>
              <w:t>M(</w:t>
            </w:r>
            <w:proofErr w:type="gramEnd"/>
            <w:r>
              <w:t>218)</w:t>
            </w:r>
          </w:p>
          <w:p w14:paraId="5F2F5452" w14:textId="77777777" w:rsidR="00ED066D" w:rsidRDefault="004968D7">
            <w:pPr>
              <w:pStyle w:val="-0"/>
            </w:pPr>
            <w:r>
              <w:t>AC = AC + R</w:t>
            </w:r>
          </w:p>
        </w:tc>
      </w:tr>
      <w:tr w:rsidR="00ED066D" w14:paraId="6F255793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31891" w14:textId="77777777" w:rsidR="00ED066D" w:rsidRDefault="004968D7">
            <w:pPr>
              <w:pStyle w:val="-0"/>
            </w:pPr>
            <w:r>
              <w:t>205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21657" w14:textId="77777777" w:rsidR="00ED066D" w:rsidRDefault="004968D7">
            <w:pPr>
              <w:pStyle w:val="-0"/>
            </w:pPr>
            <w:r>
              <w:t>EE12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FF320" w14:textId="77777777" w:rsidR="00ED066D" w:rsidRDefault="004968D7">
            <w:pPr>
              <w:pStyle w:val="-0"/>
            </w:pPr>
            <w:r>
              <w:t>ST IP+18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F0592" w14:textId="77777777" w:rsidR="00ED066D" w:rsidRDefault="004968D7">
            <w:pPr>
              <w:pStyle w:val="-0"/>
            </w:pPr>
            <w:r>
              <w:t>Сохраняем AC в 218</w:t>
            </w:r>
          </w:p>
        </w:tc>
      </w:tr>
      <w:tr w:rsidR="00ED066D" w14:paraId="69759568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DA2AF" w14:textId="77777777" w:rsidR="00ED066D" w:rsidRDefault="004968D7">
            <w:pPr>
              <w:pStyle w:val="-0"/>
            </w:pPr>
            <w:r>
              <w:t>206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6C5D9" w14:textId="77777777" w:rsidR="00ED066D" w:rsidRDefault="004968D7">
            <w:pPr>
              <w:pStyle w:val="-0"/>
            </w:pPr>
            <w:r>
              <w:t>AE0E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1177" w14:textId="77777777" w:rsidR="00ED066D" w:rsidRDefault="004968D7">
            <w:pPr>
              <w:pStyle w:val="-0"/>
            </w:pPr>
            <w:r>
              <w:t>LD IP+14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7D0D4" w14:textId="77777777" w:rsidR="00ED066D" w:rsidRDefault="004968D7">
            <w:pPr>
              <w:pStyle w:val="-0"/>
            </w:pPr>
            <w:r>
              <w:t xml:space="preserve">Загружаем </w:t>
            </w:r>
            <w:proofErr w:type="gramStart"/>
            <w:r>
              <w:t>M(</w:t>
            </w:r>
            <w:proofErr w:type="gramEnd"/>
            <w:r>
              <w:t>215) в AC</w:t>
            </w:r>
          </w:p>
          <w:p w14:paraId="22F3439D" w14:textId="77777777" w:rsidR="00ED066D" w:rsidRDefault="004968D7">
            <w:pPr>
              <w:pStyle w:val="-0"/>
            </w:pPr>
            <w:r>
              <w:t>AC = Z</w:t>
            </w:r>
          </w:p>
        </w:tc>
      </w:tr>
      <w:tr w:rsidR="00ED066D" w14:paraId="34DF767E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19989" w14:textId="77777777" w:rsidR="00ED066D" w:rsidRDefault="004968D7">
            <w:pPr>
              <w:pStyle w:val="-0"/>
            </w:pPr>
            <w:r>
              <w:t>207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C060A" w14:textId="77777777" w:rsidR="00ED066D" w:rsidRDefault="004968D7">
            <w:pPr>
              <w:pStyle w:val="-0"/>
            </w:pPr>
            <w:r>
              <w:t>0C00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0B5B3" w14:textId="77777777" w:rsidR="00ED066D" w:rsidRDefault="004968D7">
            <w:pPr>
              <w:pStyle w:val="-0"/>
            </w:pPr>
            <w:r>
              <w:t>PUSH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78ED6" w14:textId="77777777" w:rsidR="00ED066D" w:rsidRDefault="004968D7">
            <w:pPr>
              <w:pStyle w:val="-0"/>
            </w:pPr>
            <w:r>
              <w:t>Запись АС в стек</w:t>
            </w:r>
          </w:p>
        </w:tc>
      </w:tr>
      <w:tr w:rsidR="00ED066D" w14:paraId="6EDE13AE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195F0" w14:textId="77777777" w:rsidR="00ED066D" w:rsidRDefault="004968D7">
            <w:pPr>
              <w:pStyle w:val="-0"/>
            </w:pPr>
            <w:r>
              <w:t>208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2140C" w14:textId="77777777" w:rsidR="00ED066D" w:rsidRDefault="004968D7">
            <w:pPr>
              <w:pStyle w:val="-0"/>
            </w:pPr>
            <w:r>
              <w:t>D687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7CD93" w14:textId="77777777" w:rsidR="00ED066D" w:rsidRDefault="004968D7">
            <w:pPr>
              <w:pStyle w:val="-0"/>
            </w:pPr>
            <w:r>
              <w:t>CALL 687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6699A" w14:textId="77777777" w:rsidR="00ED066D" w:rsidRDefault="004968D7">
            <w:pPr>
              <w:pStyle w:val="-0"/>
            </w:pPr>
            <w:r>
              <w:t>Вызов подпрограммы по адресу 687</w:t>
            </w:r>
          </w:p>
        </w:tc>
      </w:tr>
      <w:tr w:rsidR="00ED066D" w14:paraId="4FC6781C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5F923" w14:textId="77777777" w:rsidR="00ED066D" w:rsidRDefault="004968D7">
            <w:pPr>
              <w:pStyle w:val="-0"/>
            </w:pPr>
            <w:r>
              <w:t>209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3A886" w14:textId="77777777" w:rsidR="00ED066D" w:rsidRDefault="004968D7">
            <w:pPr>
              <w:pStyle w:val="-0"/>
            </w:pPr>
            <w:r>
              <w:t>0800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523B4" w14:textId="77777777" w:rsidR="00ED066D" w:rsidRDefault="004968D7">
            <w:pPr>
              <w:pStyle w:val="-0"/>
            </w:pPr>
            <w:r>
              <w:t>POP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77028" w14:textId="77777777" w:rsidR="00ED066D" w:rsidRDefault="004968D7">
            <w:pPr>
              <w:pStyle w:val="-0"/>
            </w:pPr>
            <w:r>
              <w:t>Чтение верха стека в AC</w:t>
            </w:r>
          </w:p>
        </w:tc>
      </w:tr>
      <w:tr w:rsidR="00ED066D" w14:paraId="75314241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AB240" w14:textId="77777777" w:rsidR="00ED066D" w:rsidRDefault="004968D7">
            <w:pPr>
              <w:pStyle w:val="-0"/>
            </w:pPr>
            <w:r>
              <w:t>20A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50031" w14:textId="77777777" w:rsidR="00ED066D" w:rsidRDefault="004968D7">
            <w:pPr>
              <w:pStyle w:val="-0"/>
            </w:pPr>
            <w:r>
              <w:t>0700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52175" w14:textId="77777777" w:rsidR="00ED066D" w:rsidRDefault="004968D7">
            <w:pPr>
              <w:pStyle w:val="-0"/>
            </w:pPr>
            <w:r>
              <w:t>INC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14E30" w14:textId="77777777" w:rsidR="00ED066D" w:rsidRDefault="004968D7">
            <w:pPr>
              <w:pStyle w:val="-0"/>
            </w:pPr>
            <w:r>
              <w:t>Инкремент аккумулятора. AC + 1 -&gt; AC</w:t>
            </w:r>
          </w:p>
        </w:tc>
      </w:tr>
      <w:tr w:rsidR="00ED066D" w14:paraId="40963254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7A801" w14:textId="77777777" w:rsidR="00ED066D" w:rsidRDefault="004968D7">
            <w:pPr>
              <w:pStyle w:val="-0"/>
            </w:pPr>
            <w:r>
              <w:t>20B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519E2" w14:textId="77777777" w:rsidR="00ED066D" w:rsidRDefault="004968D7">
            <w:pPr>
              <w:pStyle w:val="-0"/>
            </w:pPr>
            <w:r>
              <w:t>4E0C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EE61D" w14:textId="77777777" w:rsidR="00ED066D" w:rsidRDefault="004968D7">
            <w:pPr>
              <w:pStyle w:val="-0"/>
            </w:pPr>
            <w:r>
              <w:t>ADD IP+12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EDFD8" w14:textId="77777777" w:rsidR="00ED066D" w:rsidRDefault="004968D7">
            <w:pPr>
              <w:pStyle w:val="-0"/>
            </w:pPr>
            <w:r>
              <w:t xml:space="preserve">Добавляем </w:t>
            </w:r>
            <w:proofErr w:type="gramStart"/>
            <w:r>
              <w:t>M(</w:t>
            </w:r>
            <w:proofErr w:type="gramEnd"/>
            <w:r>
              <w:t>218)</w:t>
            </w:r>
          </w:p>
          <w:p w14:paraId="1DAE3E3B" w14:textId="77777777" w:rsidR="00ED066D" w:rsidRDefault="004968D7">
            <w:pPr>
              <w:pStyle w:val="-0"/>
            </w:pPr>
            <w:r>
              <w:t>AC = AC + R</w:t>
            </w:r>
          </w:p>
        </w:tc>
      </w:tr>
      <w:tr w:rsidR="00ED066D" w14:paraId="263B4910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592A3" w14:textId="77777777" w:rsidR="00ED066D" w:rsidRDefault="004968D7">
            <w:pPr>
              <w:pStyle w:val="-0"/>
            </w:pPr>
            <w:r>
              <w:t>20C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7540E" w14:textId="77777777" w:rsidR="00ED066D" w:rsidRDefault="004968D7">
            <w:pPr>
              <w:pStyle w:val="-0"/>
            </w:pPr>
            <w:r>
              <w:t>EE0B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05295" w14:textId="77777777" w:rsidR="00ED066D" w:rsidRDefault="004968D7">
            <w:pPr>
              <w:pStyle w:val="-0"/>
            </w:pPr>
            <w:r>
              <w:t>ST IP+11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D127E" w14:textId="77777777" w:rsidR="00ED066D" w:rsidRDefault="004968D7">
            <w:pPr>
              <w:pStyle w:val="-0"/>
            </w:pPr>
            <w:r>
              <w:t>Сохраняем AC в 218</w:t>
            </w:r>
          </w:p>
        </w:tc>
      </w:tr>
      <w:tr w:rsidR="00ED066D" w14:paraId="5104BF77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EA3C2" w14:textId="77777777" w:rsidR="00ED066D" w:rsidRDefault="004968D7">
            <w:pPr>
              <w:pStyle w:val="-0"/>
            </w:pPr>
            <w:r>
              <w:t>20D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D251D" w14:textId="77777777" w:rsidR="00ED066D" w:rsidRDefault="004968D7">
            <w:pPr>
              <w:pStyle w:val="-0"/>
            </w:pPr>
            <w:r>
              <w:t>AE08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5A8FF" w14:textId="77777777" w:rsidR="00ED066D" w:rsidRDefault="004968D7">
            <w:pPr>
              <w:pStyle w:val="-0"/>
            </w:pPr>
            <w:r>
              <w:t>LD IP+8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10200" w14:textId="77777777" w:rsidR="00ED066D" w:rsidRDefault="004968D7">
            <w:pPr>
              <w:pStyle w:val="-0"/>
            </w:pPr>
            <w:r>
              <w:t xml:space="preserve">Загружаем </w:t>
            </w:r>
            <w:proofErr w:type="gramStart"/>
            <w:r>
              <w:t>M(</w:t>
            </w:r>
            <w:proofErr w:type="gramEnd"/>
            <w:r>
              <w:t>216) в AC</w:t>
            </w:r>
          </w:p>
          <w:p w14:paraId="797678C9" w14:textId="77777777" w:rsidR="00ED066D" w:rsidRDefault="004968D7">
            <w:pPr>
              <w:pStyle w:val="-0"/>
            </w:pPr>
            <w:r>
              <w:t>AC = Y</w:t>
            </w:r>
          </w:p>
        </w:tc>
      </w:tr>
      <w:tr w:rsidR="00ED066D" w14:paraId="799707D9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2093A" w14:textId="77777777" w:rsidR="00ED066D" w:rsidRDefault="004968D7">
            <w:pPr>
              <w:pStyle w:val="-0"/>
            </w:pPr>
            <w:r>
              <w:t>20E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8DD79" w14:textId="77777777" w:rsidR="00ED066D" w:rsidRDefault="004968D7">
            <w:pPr>
              <w:pStyle w:val="-0"/>
            </w:pPr>
            <w:r>
              <w:t>0C00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537E9" w14:textId="77777777" w:rsidR="00ED066D" w:rsidRDefault="004968D7">
            <w:pPr>
              <w:pStyle w:val="-0"/>
            </w:pPr>
            <w:r>
              <w:t>PUSH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EAE06" w14:textId="77777777" w:rsidR="00ED066D" w:rsidRDefault="004968D7">
            <w:pPr>
              <w:pStyle w:val="-0"/>
            </w:pPr>
            <w:r>
              <w:t>Запись АС в стек</w:t>
            </w:r>
          </w:p>
        </w:tc>
      </w:tr>
      <w:tr w:rsidR="00ED066D" w14:paraId="1647571C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510B6" w14:textId="77777777" w:rsidR="00ED066D" w:rsidRDefault="004968D7">
            <w:pPr>
              <w:pStyle w:val="-0"/>
            </w:pPr>
            <w:r>
              <w:t>20F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ED9C6" w14:textId="77777777" w:rsidR="00ED066D" w:rsidRDefault="004968D7">
            <w:pPr>
              <w:pStyle w:val="-0"/>
            </w:pPr>
            <w:r>
              <w:t>D687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581F5" w14:textId="77777777" w:rsidR="00ED066D" w:rsidRDefault="004968D7">
            <w:pPr>
              <w:pStyle w:val="-0"/>
            </w:pPr>
            <w:r>
              <w:t>CALL 687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65C1" w14:textId="77777777" w:rsidR="00ED066D" w:rsidRDefault="004968D7">
            <w:pPr>
              <w:pStyle w:val="-0"/>
            </w:pPr>
            <w:r>
              <w:t>Вызов подпрограммы по адресу 687</w:t>
            </w:r>
          </w:p>
        </w:tc>
      </w:tr>
      <w:tr w:rsidR="00ED066D" w14:paraId="14F331A9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59747" w14:textId="77777777" w:rsidR="00ED066D" w:rsidRDefault="004968D7">
            <w:pPr>
              <w:pStyle w:val="-0"/>
            </w:pPr>
            <w:r>
              <w:t>210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94AED" w14:textId="77777777" w:rsidR="00ED066D" w:rsidRDefault="004968D7">
            <w:pPr>
              <w:pStyle w:val="-0"/>
            </w:pPr>
            <w:r>
              <w:t>0800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C0831" w14:textId="77777777" w:rsidR="00ED066D" w:rsidRDefault="004968D7">
            <w:pPr>
              <w:pStyle w:val="-0"/>
            </w:pPr>
            <w:r>
              <w:t>POP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30C14" w14:textId="77777777" w:rsidR="00ED066D" w:rsidRDefault="004968D7">
            <w:pPr>
              <w:pStyle w:val="-0"/>
            </w:pPr>
            <w:r>
              <w:t>Чтение верха стека в AC</w:t>
            </w:r>
          </w:p>
        </w:tc>
      </w:tr>
      <w:tr w:rsidR="00ED066D" w14:paraId="4E7DED4E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4E46E" w14:textId="77777777" w:rsidR="00ED066D" w:rsidRDefault="004968D7">
            <w:pPr>
              <w:pStyle w:val="-0"/>
            </w:pPr>
            <w:r>
              <w:t>211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C271B" w14:textId="77777777" w:rsidR="00ED066D" w:rsidRDefault="004968D7">
            <w:pPr>
              <w:pStyle w:val="-0"/>
            </w:pPr>
            <w:r>
              <w:t>0740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4F3CD" w14:textId="77777777" w:rsidR="00ED066D" w:rsidRDefault="004968D7">
            <w:pPr>
              <w:pStyle w:val="-0"/>
            </w:pPr>
            <w:r>
              <w:t>DEC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9D3C5" w14:textId="77777777" w:rsidR="00ED066D" w:rsidRDefault="004968D7">
            <w:pPr>
              <w:pStyle w:val="-0"/>
            </w:pPr>
            <w:r>
              <w:t>Декремент аккумулятора</w:t>
            </w:r>
          </w:p>
        </w:tc>
      </w:tr>
      <w:tr w:rsidR="00ED066D" w14:paraId="62A92D1B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5A0C7" w14:textId="77777777" w:rsidR="00ED066D" w:rsidRDefault="004968D7">
            <w:pPr>
              <w:pStyle w:val="-0"/>
            </w:pPr>
            <w:r>
              <w:t>212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5CB29" w14:textId="77777777" w:rsidR="00ED066D" w:rsidRDefault="004968D7">
            <w:pPr>
              <w:pStyle w:val="-0"/>
            </w:pPr>
            <w:r>
              <w:t>4E05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FA7B5" w14:textId="77777777" w:rsidR="00ED066D" w:rsidRDefault="004968D7">
            <w:pPr>
              <w:pStyle w:val="-0"/>
            </w:pPr>
            <w:r>
              <w:t>ADD IP+5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18CFD" w14:textId="77777777" w:rsidR="00ED066D" w:rsidRDefault="004968D7">
            <w:pPr>
              <w:pStyle w:val="-0"/>
            </w:pPr>
            <w:r>
              <w:t xml:space="preserve">Добавляем </w:t>
            </w:r>
            <w:proofErr w:type="gramStart"/>
            <w:r>
              <w:t>M(</w:t>
            </w:r>
            <w:proofErr w:type="gramEnd"/>
            <w:r>
              <w:t>218)</w:t>
            </w:r>
          </w:p>
          <w:p w14:paraId="199ACCA2" w14:textId="77777777" w:rsidR="00ED066D" w:rsidRDefault="004968D7">
            <w:pPr>
              <w:pStyle w:val="-0"/>
            </w:pPr>
            <w:r>
              <w:lastRenderedPageBreak/>
              <w:t>AC = AC + R</w:t>
            </w:r>
          </w:p>
        </w:tc>
      </w:tr>
      <w:tr w:rsidR="00ED066D" w14:paraId="5AD2C454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43EE0" w14:textId="77777777" w:rsidR="00ED066D" w:rsidRDefault="004968D7">
            <w:pPr>
              <w:pStyle w:val="-0"/>
            </w:pPr>
            <w:r>
              <w:lastRenderedPageBreak/>
              <w:t>213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CD796" w14:textId="77777777" w:rsidR="00ED066D" w:rsidRDefault="004968D7">
            <w:pPr>
              <w:pStyle w:val="-0"/>
            </w:pPr>
            <w:r>
              <w:t>EE04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788E2" w14:textId="77777777" w:rsidR="00ED066D" w:rsidRDefault="004968D7">
            <w:pPr>
              <w:pStyle w:val="-0"/>
            </w:pPr>
            <w:r>
              <w:t>ST IP+4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B1573" w14:textId="77777777" w:rsidR="00ED066D" w:rsidRDefault="004968D7">
            <w:pPr>
              <w:pStyle w:val="-0"/>
            </w:pPr>
            <w:r>
              <w:t>Сохраняем AC в 218</w:t>
            </w:r>
          </w:p>
        </w:tc>
      </w:tr>
      <w:tr w:rsidR="00ED066D" w14:paraId="2F08E129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2A567" w14:textId="77777777" w:rsidR="00ED066D" w:rsidRDefault="004968D7">
            <w:pPr>
              <w:pStyle w:val="-0"/>
            </w:pPr>
            <w:r>
              <w:t>214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046EB" w14:textId="77777777" w:rsidR="00ED066D" w:rsidRDefault="004968D7">
            <w:pPr>
              <w:pStyle w:val="-0"/>
            </w:pPr>
            <w:r>
              <w:t>0100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D91CC" w14:textId="77777777" w:rsidR="00ED066D" w:rsidRDefault="004968D7">
            <w:pPr>
              <w:pStyle w:val="-0"/>
            </w:pPr>
            <w:r>
              <w:t>HLT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EEC37" w14:textId="77777777" w:rsidR="00ED066D" w:rsidRDefault="004968D7">
            <w:pPr>
              <w:pStyle w:val="-0"/>
            </w:pPr>
            <w:r>
              <w:t>Остановка</w:t>
            </w:r>
          </w:p>
        </w:tc>
      </w:tr>
    </w:tbl>
    <w:p w14:paraId="02B2B0F3" w14:textId="77777777" w:rsidR="00ED066D" w:rsidRDefault="00ED066D">
      <w:pPr>
        <w:pStyle w:val="-20"/>
      </w:pPr>
    </w:p>
    <w:p w14:paraId="1C3AFF98" w14:textId="77777777" w:rsidR="00ED066D" w:rsidRDefault="004968D7">
      <w:pPr>
        <w:pStyle w:val="-20"/>
      </w:pPr>
      <w:bookmarkStart w:id="3" w:name="_Toc193713626"/>
      <w:r>
        <w:t>Текст исходной подпрограммы</w:t>
      </w:r>
      <w:bookmarkEnd w:id="3"/>
    </w:p>
    <w:tbl>
      <w:tblPr>
        <w:tblW w:w="9356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1559"/>
        <w:gridCol w:w="2552"/>
        <w:gridCol w:w="4393"/>
      </w:tblGrid>
      <w:tr w:rsidR="00ED066D" w14:paraId="395435B0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C2F3C" w14:textId="77777777" w:rsidR="00ED066D" w:rsidRDefault="004968D7">
            <w:pPr>
              <w:pStyle w:val="-0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CC014" w14:textId="77777777" w:rsidR="00ED066D" w:rsidRDefault="004968D7">
            <w:pPr>
              <w:pStyle w:val="-0"/>
              <w:rPr>
                <w:b/>
                <w:bCs/>
              </w:rPr>
            </w:pPr>
            <w:r>
              <w:rPr>
                <w:b/>
                <w:bCs/>
              </w:rPr>
              <w:t>Код команды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18A57" w14:textId="77777777" w:rsidR="00ED066D" w:rsidRDefault="004968D7">
            <w:pPr>
              <w:pStyle w:val="-0"/>
              <w:rPr>
                <w:b/>
                <w:bCs/>
              </w:rPr>
            </w:pPr>
            <w:r>
              <w:rPr>
                <w:b/>
                <w:bCs/>
              </w:rPr>
              <w:t>Мнемоника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52BF4" w14:textId="77777777" w:rsidR="00ED066D" w:rsidRDefault="004968D7">
            <w:pPr>
              <w:pStyle w:val="-0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 w:rsidR="00ED066D" w14:paraId="36081A0C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C7920" w14:textId="77777777" w:rsidR="00ED066D" w:rsidRDefault="004968D7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687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FB8D0" w14:textId="77777777" w:rsidR="00ED066D" w:rsidRDefault="004968D7">
            <w:pPr>
              <w:pStyle w:val="-0"/>
            </w:pPr>
            <w:r>
              <w:t>AC01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1C487" w14:textId="77777777" w:rsidR="00ED066D" w:rsidRDefault="004968D7">
            <w:pPr>
              <w:pStyle w:val="-0"/>
            </w:pPr>
            <w:r>
              <w:t xml:space="preserve">LD </w:t>
            </w:r>
            <w:r>
              <w:rPr>
                <w:lang w:val="en-US"/>
              </w:rPr>
              <w:t>&amp;1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D3506" w14:textId="77777777" w:rsidR="00ED066D" w:rsidRDefault="004968D7">
            <w:pPr>
              <w:pStyle w:val="-0"/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Загрузка аргумента из стека</w:t>
            </w:r>
          </w:p>
        </w:tc>
      </w:tr>
      <w:tr w:rsidR="00ED066D" w14:paraId="35F6B4E8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C035E" w14:textId="77777777" w:rsidR="00ED066D" w:rsidRDefault="004968D7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688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A1226" w14:textId="77777777" w:rsidR="00ED066D" w:rsidRDefault="004968D7">
            <w:pPr>
              <w:pStyle w:val="-0"/>
            </w:pPr>
            <w:r>
              <w:t>F203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7364F" w14:textId="77777777" w:rsidR="00ED066D" w:rsidRDefault="004968D7">
            <w:pPr>
              <w:pStyle w:val="-0"/>
              <w:rPr>
                <w:lang w:val="en-US"/>
              </w:rPr>
            </w:pPr>
            <w:r>
              <w:t>B</w:t>
            </w:r>
            <w:r>
              <w:rPr>
                <w:lang w:val="en-US"/>
              </w:rPr>
              <w:t>MI IP+3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B743A" w14:textId="77777777" w:rsidR="00ED066D" w:rsidRDefault="004968D7">
            <w:pPr>
              <w:pStyle w:val="-0"/>
            </w:pPr>
            <w:r>
              <w:t>Переход на 68</w:t>
            </w:r>
            <w:r>
              <w:rPr>
                <w:lang w:val="en-US"/>
              </w:rPr>
              <w:t>C</w:t>
            </w:r>
            <w:r>
              <w:t xml:space="preserve"> если минус (N==1)</w:t>
            </w:r>
          </w:p>
        </w:tc>
      </w:tr>
      <w:tr w:rsidR="00ED066D" w14:paraId="2681E73B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6E7F8" w14:textId="77777777" w:rsidR="00ED066D" w:rsidRDefault="004968D7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689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DFE11" w14:textId="77777777" w:rsidR="00ED066D" w:rsidRDefault="004968D7">
            <w:pPr>
              <w:pStyle w:val="-0"/>
            </w:pPr>
            <w:r>
              <w:t>7</w:t>
            </w:r>
            <w:r>
              <w:rPr>
                <w:lang w:val="en-US"/>
              </w:rPr>
              <w:t>E</w:t>
            </w:r>
            <w:r>
              <w:t>0A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8BE5F" w14:textId="77777777" w:rsidR="00ED066D" w:rsidRDefault="004968D7">
            <w:pPr>
              <w:pStyle w:val="-0"/>
            </w:pPr>
            <w:r>
              <w:t>C</w:t>
            </w:r>
            <w:r>
              <w:rPr>
                <w:lang w:val="en-US"/>
              </w:rPr>
              <w:t>MP IP+</w:t>
            </w:r>
            <w:r>
              <w:t>10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C2771" w14:textId="77777777" w:rsidR="00ED066D" w:rsidRDefault="004968D7">
            <w:pPr>
              <w:pStyle w:val="-0"/>
            </w:pPr>
            <w:r>
              <w:t xml:space="preserve">Установить флаги по результату AC - </w:t>
            </w:r>
            <w:r>
              <w:rPr>
                <w:lang w:val="en-US"/>
              </w:rPr>
              <w:t>A</w:t>
            </w:r>
          </w:p>
        </w:tc>
      </w:tr>
      <w:tr w:rsidR="00ED066D" w14:paraId="503C03E5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0795B" w14:textId="77777777" w:rsidR="00ED066D" w:rsidRDefault="004968D7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C775F" w14:textId="77777777" w:rsidR="00ED066D" w:rsidRDefault="004968D7">
            <w:pPr>
              <w:pStyle w:val="-0"/>
            </w:pPr>
            <w:r>
              <w:t>F006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C2CCA" w14:textId="77777777" w:rsidR="00ED066D" w:rsidRDefault="004968D7">
            <w:pPr>
              <w:pStyle w:val="-0"/>
              <w:rPr>
                <w:lang w:val="en-US"/>
              </w:rPr>
            </w:pPr>
            <w:r>
              <w:t>BEQ</w:t>
            </w:r>
            <w:r>
              <w:rPr>
                <w:lang w:val="en-US"/>
              </w:rPr>
              <w:t xml:space="preserve"> IP+6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EFA7A" w14:textId="77777777" w:rsidR="00ED066D" w:rsidRDefault="004968D7">
            <w:pPr>
              <w:pStyle w:val="-0"/>
            </w:pPr>
            <w:r>
              <w:t>Переход на 691 если равенство (Z==1)</w:t>
            </w:r>
          </w:p>
        </w:tc>
      </w:tr>
      <w:tr w:rsidR="00ED066D" w14:paraId="6CEBFD50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E3F69" w14:textId="77777777" w:rsidR="00ED066D" w:rsidRDefault="004968D7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68B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3631C" w14:textId="77777777" w:rsidR="00ED066D" w:rsidRDefault="004968D7">
            <w:pPr>
              <w:pStyle w:val="-0"/>
            </w:pPr>
            <w:r>
              <w:t>F805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DD2FC" w14:textId="77777777" w:rsidR="00ED066D" w:rsidRDefault="004968D7">
            <w:pPr>
              <w:pStyle w:val="-0"/>
              <w:rPr>
                <w:lang w:val="en-US"/>
              </w:rPr>
            </w:pPr>
            <w:r>
              <w:t>BLT</w:t>
            </w:r>
            <w:r>
              <w:rPr>
                <w:lang w:val="en-US"/>
              </w:rPr>
              <w:t xml:space="preserve"> 05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3CEA9" w14:textId="77777777" w:rsidR="00ED066D" w:rsidRDefault="004968D7">
            <w:pPr>
              <w:pStyle w:val="-0"/>
            </w:pPr>
            <w:r>
              <w:t>Переход на 691 если меньше (N</w:t>
            </w:r>
            <w:r>
              <w:rPr>
                <w:rFonts w:ascii="Cambria Math" w:hAnsi="Cambria Math" w:cs="Cambria Math"/>
              </w:rPr>
              <w:t>⊕</w:t>
            </w:r>
            <w:r>
              <w:t xml:space="preserve">V==1 / </w:t>
            </w:r>
            <w:proofErr w:type="gramStart"/>
            <w:r>
              <w:t>N!=</w:t>
            </w:r>
            <w:proofErr w:type="gramEnd"/>
            <w:r>
              <w:t>V)</w:t>
            </w:r>
          </w:p>
        </w:tc>
      </w:tr>
      <w:tr w:rsidR="00ED066D" w14:paraId="20C0AE26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1D0B0" w14:textId="77777777" w:rsidR="00ED066D" w:rsidRDefault="004968D7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68C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FB5B3" w14:textId="77777777" w:rsidR="00ED066D" w:rsidRDefault="004968D7">
            <w:pPr>
              <w:pStyle w:val="-0"/>
            </w:pPr>
            <w:r>
              <w:t>4C01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A4BA0" w14:textId="77777777" w:rsidR="00ED066D" w:rsidRDefault="004968D7">
            <w:pPr>
              <w:pStyle w:val="-0"/>
              <w:rPr>
                <w:lang w:val="en-US"/>
              </w:rPr>
            </w:pPr>
            <w:r>
              <w:t xml:space="preserve">ADD </w:t>
            </w:r>
            <w:r>
              <w:rPr>
                <w:lang w:val="en-US"/>
              </w:rPr>
              <w:t>&amp;1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40A6D" w14:textId="77777777" w:rsidR="00ED066D" w:rsidRDefault="004968D7">
            <w:pPr>
              <w:pStyle w:val="-0"/>
            </w:pPr>
            <w:r>
              <w:t xml:space="preserve">Добавляем аргумент подпрограммы к </w:t>
            </w:r>
            <w:r>
              <w:rPr>
                <w:lang w:val="en-US"/>
              </w:rPr>
              <w:t>AC</w:t>
            </w:r>
          </w:p>
        </w:tc>
      </w:tr>
      <w:tr w:rsidR="00ED066D" w14:paraId="5FA9E0B4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5A446" w14:textId="77777777" w:rsidR="00ED066D" w:rsidRDefault="004968D7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68D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BDB4E" w14:textId="77777777" w:rsidR="00ED066D" w:rsidRDefault="004968D7">
            <w:pPr>
              <w:pStyle w:val="-0"/>
            </w:pPr>
            <w:r>
              <w:t>4C01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94348" w14:textId="77777777" w:rsidR="00ED066D" w:rsidRDefault="004968D7">
            <w:pPr>
              <w:pStyle w:val="-0"/>
            </w:pPr>
            <w:r>
              <w:t xml:space="preserve">ADD </w:t>
            </w:r>
            <w:r>
              <w:rPr>
                <w:lang w:val="en-US"/>
              </w:rPr>
              <w:t>&amp;1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71C6A" w14:textId="77777777" w:rsidR="00ED066D" w:rsidRDefault="004968D7">
            <w:pPr>
              <w:pStyle w:val="-0"/>
            </w:pPr>
            <w:r>
              <w:t xml:space="preserve">Добавляем аргумент подпрограммы к </w:t>
            </w:r>
            <w:r>
              <w:rPr>
                <w:lang w:val="en-US"/>
              </w:rPr>
              <w:t>AC</w:t>
            </w:r>
          </w:p>
        </w:tc>
      </w:tr>
      <w:tr w:rsidR="00ED066D" w14:paraId="6108C2F1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E3D33" w14:textId="77777777" w:rsidR="00ED066D" w:rsidRDefault="004968D7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68E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E7EE9" w14:textId="77777777" w:rsidR="00ED066D" w:rsidRDefault="004968D7">
            <w:pPr>
              <w:pStyle w:val="-0"/>
            </w:pPr>
            <w:r>
              <w:t>4C01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758A8" w14:textId="77777777" w:rsidR="00ED066D" w:rsidRDefault="004968D7">
            <w:pPr>
              <w:pStyle w:val="-0"/>
            </w:pPr>
            <w:r>
              <w:t xml:space="preserve">ADD </w:t>
            </w:r>
            <w:r>
              <w:rPr>
                <w:lang w:val="en-US"/>
              </w:rPr>
              <w:t>&amp;1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0FEB9" w14:textId="77777777" w:rsidR="00ED066D" w:rsidRDefault="004968D7">
            <w:pPr>
              <w:pStyle w:val="-0"/>
            </w:pPr>
            <w:r>
              <w:t xml:space="preserve">Добавляем аргумент подпрограммы к </w:t>
            </w:r>
            <w:r>
              <w:rPr>
                <w:lang w:val="en-US"/>
              </w:rPr>
              <w:t>AC</w:t>
            </w:r>
          </w:p>
        </w:tc>
      </w:tr>
      <w:tr w:rsidR="00ED066D" w14:paraId="473ED322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B7930" w14:textId="77777777" w:rsidR="00ED066D" w:rsidRDefault="004968D7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68F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E48E" w14:textId="77777777" w:rsidR="00ED066D" w:rsidRDefault="004968D7">
            <w:pPr>
              <w:pStyle w:val="-0"/>
            </w:pPr>
            <w:r>
              <w:t>6E05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0E551" w14:textId="77777777" w:rsidR="00ED066D" w:rsidRDefault="004968D7">
            <w:pPr>
              <w:pStyle w:val="-0"/>
            </w:pPr>
            <w:r>
              <w:t>SUB IP+5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A2413" w14:textId="77777777" w:rsidR="00ED066D" w:rsidRDefault="004968D7">
            <w:pPr>
              <w:pStyle w:val="-0"/>
            </w:pPr>
            <w:r>
              <w:t xml:space="preserve">Вычитаем </w:t>
            </w:r>
            <w:proofErr w:type="gramStart"/>
            <w:r>
              <w:rPr>
                <w:lang w:val="en-US"/>
              </w:rPr>
              <w:t>M</w:t>
            </w:r>
            <w:r>
              <w:t>(</w:t>
            </w:r>
            <w:proofErr w:type="gramEnd"/>
            <w:r>
              <w:t>695)</w:t>
            </w:r>
          </w:p>
          <w:p w14:paraId="4AC6C9F7" w14:textId="77777777" w:rsidR="00ED066D" w:rsidRDefault="004968D7">
            <w:pPr>
              <w:pStyle w:val="-0"/>
            </w:pPr>
            <w:r>
              <w:rPr>
                <w:lang w:val="en-US"/>
              </w:rPr>
              <w:t>AC</w:t>
            </w:r>
            <w:r>
              <w:t xml:space="preserve"> = </w:t>
            </w:r>
            <w:r>
              <w:rPr>
                <w:lang w:val="en-US"/>
              </w:rPr>
              <w:t>AC</w:t>
            </w:r>
            <w:r>
              <w:t xml:space="preserve"> – </w:t>
            </w:r>
            <w:r>
              <w:rPr>
                <w:lang w:val="en-US"/>
              </w:rPr>
              <w:t>B</w:t>
            </w:r>
          </w:p>
        </w:tc>
      </w:tr>
      <w:tr w:rsidR="00ED066D" w14:paraId="4FE91771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6A75A" w14:textId="77777777" w:rsidR="00ED066D" w:rsidRDefault="004968D7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690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F0607" w14:textId="77777777" w:rsidR="00ED066D" w:rsidRDefault="004968D7">
            <w:pPr>
              <w:pStyle w:val="-0"/>
            </w:pPr>
            <w:r>
              <w:t>CE01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72EAE" w14:textId="77777777" w:rsidR="00ED066D" w:rsidRDefault="004968D7">
            <w:pPr>
              <w:pStyle w:val="-0"/>
              <w:rPr>
                <w:lang w:val="en-US"/>
              </w:rPr>
            </w:pPr>
            <w:r>
              <w:t>JU</w:t>
            </w:r>
            <w:r>
              <w:rPr>
                <w:lang w:val="en-US"/>
              </w:rPr>
              <w:t>MP IP+1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6B7E2" w14:textId="77777777" w:rsidR="00ED066D" w:rsidRDefault="004968D7">
            <w:pPr>
              <w:pStyle w:val="-0"/>
            </w:pPr>
            <w:r>
              <w:t>Переход на 692</w:t>
            </w:r>
          </w:p>
        </w:tc>
      </w:tr>
      <w:tr w:rsidR="00ED066D" w14:paraId="03725919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528B0" w14:textId="77777777" w:rsidR="00ED066D" w:rsidRDefault="004968D7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691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6AB39" w14:textId="77777777" w:rsidR="00ED066D" w:rsidRDefault="004968D7">
            <w:pPr>
              <w:pStyle w:val="-0"/>
            </w:pPr>
            <w:r>
              <w:t>AE02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387E5" w14:textId="77777777" w:rsidR="00ED066D" w:rsidRDefault="004968D7">
            <w:pPr>
              <w:pStyle w:val="-0"/>
            </w:pPr>
            <w:r>
              <w:t>LD IP+2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11C08" w14:textId="77777777" w:rsidR="00ED066D" w:rsidRDefault="004968D7">
            <w:pPr>
              <w:pStyle w:val="-0"/>
              <w:rPr>
                <w:lang w:val="en-US"/>
              </w:rPr>
            </w:pPr>
            <w:r>
              <w:t xml:space="preserve">Загрузка из </w:t>
            </w:r>
            <w:r>
              <w:rPr>
                <w:lang w:val="en-US"/>
              </w:rPr>
              <w:t>694</w:t>
            </w:r>
          </w:p>
          <w:p w14:paraId="1FDD2F75" w14:textId="77777777" w:rsidR="00ED066D" w:rsidRDefault="004968D7">
            <w:pPr>
              <w:pStyle w:val="-0"/>
            </w:pPr>
            <w:r>
              <w:rPr>
                <w:lang w:val="en-US"/>
              </w:rPr>
              <w:t>AC</w:t>
            </w:r>
            <w:r>
              <w:t xml:space="preserve"> = </w:t>
            </w:r>
            <w:r>
              <w:rPr>
                <w:lang w:val="en-US"/>
              </w:rPr>
              <w:t>A</w:t>
            </w:r>
          </w:p>
        </w:tc>
      </w:tr>
      <w:tr w:rsidR="00ED066D" w14:paraId="17B6AFBF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0D365" w14:textId="77777777" w:rsidR="00ED066D" w:rsidRDefault="004968D7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692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AB62F" w14:textId="77777777" w:rsidR="00ED066D" w:rsidRDefault="004968D7">
            <w:pPr>
              <w:pStyle w:val="-0"/>
            </w:pPr>
            <w:r>
              <w:t>EC01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C29E0" w14:textId="77777777" w:rsidR="00ED066D" w:rsidRDefault="004968D7">
            <w:pPr>
              <w:pStyle w:val="-0"/>
            </w:pPr>
            <w:r>
              <w:t xml:space="preserve">ST </w:t>
            </w:r>
            <w:r>
              <w:rPr>
                <w:lang w:val="en-US"/>
              </w:rPr>
              <w:t>&amp;1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F596E" w14:textId="77777777" w:rsidR="00ED066D" w:rsidRDefault="004968D7">
            <w:pPr>
              <w:pStyle w:val="-0"/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Сохраняем результат в стек</w:t>
            </w:r>
          </w:p>
        </w:tc>
      </w:tr>
      <w:tr w:rsidR="00ED066D" w14:paraId="4599E09D" w14:textId="77777777"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1039C" w14:textId="77777777" w:rsidR="00ED066D" w:rsidRDefault="004968D7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693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44D9E" w14:textId="77777777" w:rsidR="00ED066D" w:rsidRDefault="004968D7">
            <w:pPr>
              <w:pStyle w:val="-0"/>
            </w:pPr>
            <w:r>
              <w:t>0A00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266FD" w14:textId="77777777" w:rsidR="00ED066D" w:rsidRDefault="004968D7">
            <w:pPr>
              <w:pStyle w:val="-0"/>
            </w:pPr>
            <w:r>
              <w:t>RET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5C16B" w14:textId="77777777" w:rsidR="00ED066D" w:rsidRDefault="004968D7">
            <w:pPr>
              <w:pStyle w:val="-0"/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Возврат из подпрограммы</w:t>
            </w:r>
          </w:p>
        </w:tc>
      </w:tr>
    </w:tbl>
    <w:p w14:paraId="3B4AD076" w14:textId="77777777" w:rsidR="00ED066D" w:rsidRDefault="004968D7">
      <w:r>
        <w:br w:type="page"/>
      </w:r>
    </w:p>
    <w:p w14:paraId="402C0826" w14:textId="77777777" w:rsidR="00ED066D" w:rsidRDefault="004968D7">
      <w:pPr>
        <w:pStyle w:val="-10"/>
      </w:pPr>
      <w:bookmarkStart w:id="4" w:name="_Toc193713627"/>
      <w:r>
        <w:rPr>
          <w:rStyle w:val="-1"/>
          <w:b/>
        </w:rPr>
        <w:lastRenderedPageBreak/>
        <w:t>Назначение программы</w:t>
      </w:r>
      <w:r>
        <w:t>:</w:t>
      </w:r>
      <w:bookmarkEnd w:id="4"/>
    </w:p>
    <w:p w14:paraId="74416601" w14:textId="77777777" w:rsidR="00ED066D" w:rsidRDefault="004968D7">
      <w:pPr>
        <w:pStyle w:val="-0"/>
        <w:rPr>
          <w:rStyle w:val="-"/>
        </w:rPr>
      </w:pPr>
      <w:r>
        <w:rPr>
          <w:rStyle w:val="-"/>
        </w:rPr>
        <w:t>Основная программа: вызывает подпрограмму 3 раза и суммирует результат вызовов</w:t>
      </w:r>
    </w:p>
    <w:p w14:paraId="0BF32A27" w14:textId="77777777" w:rsidR="00ED066D" w:rsidRDefault="004968D7">
      <w:pPr>
        <w:pStyle w:val="-0"/>
        <w:rPr>
          <w:rStyle w:val="-"/>
        </w:rPr>
      </w:pPr>
      <w:r>
        <w:rPr>
          <w:rStyle w:val="-"/>
        </w:rPr>
        <w:t xml:space="preserve">Подпрограмма: вычисляет значение функции </w:t>
      </w:r>
      <w:r>
        <w:rPr>
          <w:rStyle w:val="-"/>
          <w:lang w:val="en-US"/>
        </w:rPr>
        <w:t>f</w:t>
      </w:r>
      <w:r>
        <w:rPr>
          <w:rStyle w:val="-"/>
        </w:rPr>
        <w:t>(</w:t>
      </w:r>
      <w:r>
        <w:rPr>
          <w:rStyle w:val="-"/>
          <w:lang w:val="en-US"/>
        </w:rPr>
        <w:t>x</w:t>
      </w:r>
      <w:r>
        <w:rPr>
          <w:rStyle w:val="-"/>
        </w:rPr>
        <w:t>):</w:t>
      </w:r>
    </w:p>
    <w:p w14:paraId="0AA4E254" w14:textId="77777777" w:rsidR="00ED066D" w:rsidRDefault="004968D7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4x-237,x&lt;0,x&gt;4034</m:t>
                  </m:r>
                </m:e>
                <m:e>
                  <m:r>
                    <w:rPr>
                      <w:rFonts w:ascii="Cambria Math" w:hAnsi="Cambria Math"/>
                    </w:rPr>
                    <m:t>4034,0≤x≤4034</m:t>
                  </m:r>
                </m:e>
              </m:eqArr>
            </m:e>
          </m:d>
        </m:oMath>
      </m:oMathPara>
    </w:p>
    <w:p w14:paraId="728B60EB" w14:textId="77777777" w:rsidR="00ED066D" w:rsidRDefault="004968D7">
      <w:pPr>
        <w:pStyle w:val="-0"/>
      </w:pPr>
      <w:r>
        <w:t>Комплекс программ: вычисление значения выражения:</w:t>
      </w:r>
    </w:p>
    <w:p w14:paraId="6811FE3F" w14:textId="77777777" w:rsidR="00ED066D" w:rsidRDefault="004968D7">
      <w:pPr>
        <w:pStyle w:val="-0"/>
        <w:jc w:val="center"/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+f(x)</m:t>
          </m:r>
        </m:oMath>
      </m:oMathPara>
    </w:p>
    <w:p w14:paraId="15539FDD" w14:textId="77777777" w:rsidR="00ED066D" w:rsidRDefault="00ED066D">
      <w:pPr>
        <w:pStyle w:val="-0"/>
        <w:rPr>
          <w:rFonts w:eastAsiaTheme="minorEastAsia"/>
          <w:lang w:val="en-US"/>
        </w:rPr>
      </w:pPr>
    </w:p>
    <w:p w14:paraId="4428A71E" w14:textId="77777777" w:rsidR="00ED066D" w:rsidRDefault="004968D7">
      <w:pPr>
        <w:pStyle w:val="-10"/>
      </w:pPr>
      <w:r>
        <w:t>График</w:t>
      </w:r>
    </w:p>
    <w:p w14:paraId="66A00ED3" w14:textId="77777777" w:rsidR="00ED066D" w:rsidRDefault="004968D7">
      <w:pPr>
        <w:pStyle w:val="-10"/>
      </w:pPr>
      <w:r>
        <w:rPr>
          <w:noProof/>
        </w:rPr>
        <w:drawing>
          <wp:inline distT="0" distB="0" distL="0" distR="0" wp14:anchorId="7E7FA53D" wp14:editId="01F31644">
            <wp:extent cx="5295900" cy="5251450"/>
            <wp:effectExtent l="0" t="0" r="0" b="0"/>
            <wp:docPr id="3" name="Image2" descr="Изображение выглядит как линия, График, диаграмм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Изображение выглядит как линия, График, диаграмма, Параллельн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25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5A832" w14:textId="77777777" w:rsidR="00ED066D" w:rsidRDefault="004968D7">
      <w:pPr>
        <w:rPr>
          <w:rFonts w:ascii="Times New Roman" w:eastAsiaTheme="majorEastAsia" w:hAnsi="Times New Roman" w:cstheme="majorBidi"/>
          <w:b/>
          <w:color w:val="000000" w:themeColor="text1"/>
          <w:kern w:val="2"/>
          <w:sz w:val="28"/>
          <w:szCs w:val="32"/>
          <w:lang w:eastAsia="en-US"/>
        </w:rPr>
      </w:pPr>
      <w:r>
        <w:br w:type="page"/>
      </w:r>
    </w:p>
    <w:p w14:paraId="47F23D16" w14:textId="77777777" w:rsidR="00ED066D" w:rsidRDefault="004968D7">
      <w:pPr>
        <w:pStyle w:val="-10"/>
        <w:spacing w:before="0"/>
      </w:pPr>
      <w:r>
        <w:lastRenderedPageBreak/>
        <w:t>Область представления</w:t>
      </w:r>
    </w:p>
    <w:p w14:paraId="331E544D" w14:textId="095C7C89" w:rsidR="00ED066D" w:rsidRDefault="004968D7">
      <w:pPr>
        <w:pStyle w:val="-0"/>
        <w:numPr>
          <w:ilvl w:val="0"/>
          <w:numId w:val="2"/>
        </w:numPr>
      </w:pPr>
      <w:r>
        <w:rPr>
          <w:lang w:val="en-US"/>
        </w:rPr>
        <w:t>X</w:t>
      </w:r>
      <w:r>
        <w:t xml:space="preserve"> – входной аргумент - 16-ти разрядное знаковое число </w:t>
      </w:r>
      <w:r w:rsidR="00BC13BA">
        <w:t>[-</w:t>
      </w:r>
      <w:r w:rsidR="00BC13BA" w:rsidRPr="00BC13BA">
        <w:t>2</w:t>
      </w:r>
      <w:r w:rsidR="00BC13BA" w:rsidRPr="00BC13BA">
        <w:rPr>
          <w:vertAlign w:val="superscript"/>
        </w:rPr>
        <w:t>15</w:t>
      </w:r>
      <w:r w:rsidR="00BC13BA">
        <w:t xml:space="preserve">; </w:t>
      </w:r>
      <w:r w:rsidR="00BC13BA" w:rsidRPr="00BC13BA">
        <w:t>2</w:t>
      </w:r>
      <w:r w:rsidR="00BC13BA" w:rsidRPr="00BC13BA">
        <w:rPr>
          <w:vertAlign w:val="superscript"/>
        </w:rPr>
        <w:t>15</w:t>
      </w:r>
      <w:r w:rsidR="00BC13BA" w:rsidRPr="00BC13BA">
        <w:t>-1</w:t>
      </w:r>
      <w:r w:rsidR="00BC13BA">
        <w:t>]</w:t>
      </w:r>
    </w:p>
    <w:p w14:paraId="2D94E99D" w14:textId="31324694" w:rsidR="00ED066D" w:rsidRDefault="004968D7">
      <w:pPr>
        <w:pStyle w:val="-0"/>
        <w:numPr>
          <w:ilvl w:val="0"/>
          <w:numId w:val="2"/>
        </w:numPr>
      </w:pPr>
      <w:r>
        <w:rPr>
          <w:lang w:val="en-US"/>
        </w:rPr>
        <w:t>Y</w:t>
      </w:r>
      <w:r>
        <w:t xml:space="preserve"> – входной аргумент - 16-ти разрядное знаковое число </w:t>
      </w:r>
      <w:r w:rsidR="00BC13BA">
        <w:t>[-</w:t>
      </w:r>
      <w:r w:rsidR="00BC13BA" w:rsidRPr="00BC13BA">
        <w:t>2</w:t>
      </w:r>
      <w:r w:rsidR="00BC13BA" w:rsidRPr="00BC13BA">
        <w:rPr>
          <w:vertAlign w:val="superscript"/>
        </w:rPr>
        <w:t>15</w:t>
      </w:r>
      <w:r w:rsidR="00BC13BA">
        <w:t xml:space="preserve">; </w:t>
      </w:r>
      <w:r w:rsidR="00BC13BA" w:rsidRPr="00BC13BA">
        <w:t>2</w:t>
      </w:r>
      <w:r w:rsidR="00BC13BA" w:rsidRPr="00BC13BA">
        <w:rPr>
          <w:vertAlign w:val="superscript"/>
        </w:rPr>
        <w:t>15</w:t>
      </w:r>
      <w:r w:rsidR="00BC13BA" w:rsidRPr="00BC13BA">
        <w:t>-1</w:t>
      </w:r>
      <w:r w:rsidR="00BC13BA">
        <w:t>]</w:t>
      </w:r>
    </w:p>
    <w:p w14:paraId="44D2E521" w14:textId="1C1CF332" w:rsidR="00ED066D" w:rsidRDefault="004968D7">
      <w:pPr>
        <w:pStyle w:val="-0"/>
        <w:numPr>
          <w:ilvl w:val="0"/>
          <w:numId w:val="2"/>
        </w:numPr>
      </w:pPr>
      <w:r>
        <w:rPr>
          <w:lang w:val="en-US"/>
        </w:rPr>
        <w:t>Z</w:t>
      </w:r>
      <w:r>
        <w:t xml:space="preserve"> – входной аргумент - 16-ти разрядное знаковое число </w:t>
      </w:r>
      <w:r w:rsidR="00BC13BA">
        <w:t>[-</w:t>
      </w:r>
      <w:r w:rsidR="00BC13BA" w:rsidRPr="00BC13BA">
        <w:t>2</w:t>
      </w:r>
      <w:r w:rsidR="00BC13BA" w:rsidRPr="00BC13BA">
        <w:rPr>
          <w:vertAlign w:val="superscript"/>
        </w:rPr>
        <w:t>15</w:t>
      </w:r>
      <w:r w:rsidR="00BC13BA">
        <w:t xml:space="preserve">; </w:t>
      </w:r>
      <w:r w:rsidR="00BC13BA" w:rsidRPr="00BC13BA">
        <w:t>2</w:t>
      </w:r>
      <w:r w:rsidR="00BC13BA" w:rsidRPr="00BC13BA">
        <w:rPr>
          <w:vertAlign w:val="superscript"/>
        </w:rPr>
        <w:t>15</w:t>
      </w:r>
      <w:r w:rsidR="00BC13BA" w:rsidRPr="00BC13BA">
        <w:t>-1</w:t>
      </w:r>
      <w:r w:rsidR="00BC13BA">
        <w:t>]</w:t>
      </w:r>
    </w:p>
    <w:p w14:paraId="69AD0C8F" w14:textId="77777777" w:rsidR="00ED066D" w:rsidRDefault="004968D7">
      <w:pPr>
        <w:pStyle w:val="-0"/>
        <w:numPr>
          <w:ilvl w:val="0"/>
          <w:numId w:val="2"/>
        </w:numPr>
      </w:pPr>
      <w:r>
        <w:rPr>
          <w:lang w:val="en-US"/>
        </w:rPr>
        <w:t>A</w:t>
      </w:r>
      <w:r>
        <w:t xml:space="preserve"> – константа подпрограммы - 16-ти разрядное знаковое число = 4034</w:t>
      </w:r>
    </w:p>
    <w:p w14:paraId="2EC7C788" w14:textId="77777777" w:rsidR="00ED066D" w:rsidRDefault="004968D7">
      <w:pPr>
        <w:pStyle w:val="-0"/>
        <w:numPr>
          <w:ilvl w:val="0"/>
          <w:numId w:val="2"/>
        </w:numPr>
      </w:pPr>
      <w:r>
        <w:rPr>
          <w:lang w:val="en-US"/>
        </w:rPr>
        <w:t>B</w:t>
      </w:r>
      <w:r>
        <w:t xml:space="preserve"> – константа подпрограммы - 16-ти разрядное знаковое число = 237</w:t>
      </w:r>
    </w:p>
    <w:p w14:paraId="413E705E" w14:textId="3CDBF84D" w:rsidR="00ED066D" w:rsidRDefault="004968D7">
      <w:pPr>
        <w:pStyle w:val="-0"/>
        <w:numPr>
          <w:ilvl w:val="0"/>
          <w:numId w:val="2"/>
        </w:numPr>
      </w:pPr>
      <w:r>
        <w:rPr>
          <w:lang w:val="en-US"/>
        </w:rPr>
        <w:t>R</w:t>
      </w:r>
      <w:r>
        <w:t xml:space="preserve"> – результат - 16-ти разрядное знаковое число [-</w:t>
      </w:r>
      <w:r w:rsidR="00BC13BA" w:rsidRPr="00BC13BA">
        <w:t>2</w:t>
      </w:r>
      <w:r w:rsidR="00BC13BA" w:rsidRPr="00BC13BA">
        <w:rPr>
          <w:vertAlign w:val="superscript"/>
        </w:rPr>
        <w:t>15</w:t>
      </w:r>
      <w:r>
        <w:t xml:space="preserve">; </w:t>
      </w:r>
      <w:r w:rsidR="00BC13BA" w:rsidRPr="00BC13BA">
        <w:t>2</w:t>
      </w:r>
      <w:r w:rsidR="00BC13BA" w:rsidRPr="00BC13BA">
        <w:rPr>
          <w:vertAlign w:val="superscript"/>
        </w:rPr>
        <w:t>15</w:t>
      </w:r>
      <w:r w:rsidR="00BC13BA" w:rsidRPr="00BC13BA">
        <w:t>-1</w:t>
      </w:r>
      <w:r>
        <w:t>]</w:t>
      </w:r>
    </w:p>
    <w:p w14:paraId="13699653" w14:textId="77777777" w:rsidR="00ED066D" w:rsidRDefault="004968D7">
      <w:pPr>
        <w:pStyle w:val="-10"/>
      </w:pPr>
      <w:r>
        <w:t>Область допустимых значений</w:t>
      </w:r>
    </w:p>
    <w:p w14:paraId="54B8AF44" w14:textId="77777777" w:rsidR="00ED066D" w:rsidRDefault="004968D7">
      <w:pPr>
        <w:pStyle w:val="-0"/>
      </w:pPr>
      <w:r>
        <w:t>При значении аргумента в промежутке [0; 4034] функция возвращает 4034. То есть в этом промежутке переполнение не возникает.</w:t>
      </w:r>
    </w:p>
    <w:p w14:paraId="4C28979F" w14:textId="77777777" w:rsidR="00ED066D" w:rsidRDefault="004968D7">
      <w:pPr>
        <w:pStyle w:val="-0"/>
        <w:rPr>
          <w:rFonts w:eastAsiaTheme="minorEastAsia"/>
          <w:i/>
        </w:rPr>
      </w:pPr>
      <w:r>
        <w:t>На оставшихся значениях (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15</m:t>
                </m:r>
              </m:sup>
            </m:sSup>
            <m:r>
              <w:rPr>
                <w:rFonts w:ascii="Cambria Math" w:hAnsi="Cambria Math"/>
              </w:rPr>
              <m:t>;0)∪(4034,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15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>
        <w:t xml:space="preserve">) функция возвращает </w:t>
      </w:r>
      <m:oMath>
        <m:r>
          <w:rPr>
            <w:rFonts w:ascii="Cambria Math" w:hAnsi="Cambria Math"/>
          </w:rPr>
          <m:t>4x-237</m:t>
        </m:r>
      </m:oMath>
    </w:p>
    <w:p w14:paraId="4C4D9962" w14:textId="77777777" w:rsidR="00ED066D" w:rsidRDefault="00000000">
      <w:pPr>
        <w:pStyle w:val="-0"/>
        <w:jc w:val="center"/>
        <w:rPr>
          <w:rFonts w:eastAsiaTheme="minor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-2</m:t>
              </m:r>
            </m:e>
            <m:sup>
              <m:r>
                <w:rPr>
                  <w:rFonts w:ascii="Cambria Math" w:hAnsi="Cambria Math"/>
                </w:rPr>
                <m:t>15</m:t>
              </m:r>
            </m:sup>
          </m:sSup>
          <m:r>
            <w:rPr>
              <w:rFonts w:ascii="Cambria Math" w:hAnsi="Cambria Math"/>
            </w:rPr>
            <m:t>≤3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4x-237</m:t>
              </m:r>
            </m:e>
          </m:d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15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580230A6" w14:textId="77777777" w:rsidR="00ED066D" w:rsidRDefault="004968D7">
      <w:pPr>
        <w:pStyle w:val="-0"/>
        <w:jc w:val="center"/>
        <w:rPr>
          <w:rFonts w:eastAsiaTheme="minorEastAsia"/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-10922≤4x-237≤10922</m:t>
          </m:r>
        </m:oMath>
      </m:oMathPara>
    </w:p>
    <w:p w14:paraId="6711274B" w14:textId="77777777" w:rsidR="00ED066D" w:rsidRDefault="004968D7">
      <w:pPr>
        <w:pStyle w:val="-0"/>
        <w:jc w:val="center"/>
        <w:rPr>
          <w:rFonts w:eastAsiaTheme="minorEastAsia"/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-10685≤4x≤11159</m:t>
          </m:r>
        </m:oMath>
      </m:oMathPara>
    </w:p>
    <w:p w14:paraId="181D6408" w14:textId="77777777" w:rsidR="00ED066D" w:rsidRDefault="004968D7">
      <w:pPr>
        <w:pStyle w:val="-0"/>
        <w:jc w:val="center"/>
        <w:rPr>
          <w:rFonts w:eastAsiaTheme="minorEastAsia"/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-2671≤x≤2789</m:t>
          </m:r>
        </m:oMath>
      </m:oMathPara>
    </w:p>
    <w:p w14:paraId="3A933D14" w14:textId="77777777" w:rsidR="00ED066D" w:rsidRDefault="004968D7">
      <w:pPr>
        <w:pStyle w:val="-0"/>
        <w:rPr>
          <w:rFonts w:eastAsiaTheme="minorEastAsia"/>
          <w:lang w:val="en-US"/>
        </w:rPr>
      </w:pPr>
      <w:r>
        <w:rPr>
          <w:rFonts w:eastAsiaTheme="minorEastAsia"/>
        </w:rPr>
        <w:t>Итоговое ОДЗ:</w:t>
      </w:r>
    </w:p>
    <w:p w14:paraId="3D9B0E9E" w14:textId="77777777" w:rsidR="00ED066D" w:rsidRDefault="00000000">
      <w:pPr>
        <w:pStyle w:val="-0"/>
        <w:jc w:val="center"/>
        <w:rPr>
          <w:rFonts w:eastAsiaTheme="minorEastAsia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=4*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-2671</m:t>
              </m:r>
            </m:e>
          </m:d>
          <m:r>
            <w:rPr>
              <w:rFonts w:ascii="Cambria Math" w:hAnsi="Cambria Math"/>
            </w:rPr>
            <m:t>-237=-10921</m:t>
          </m:r>
        </m:oMath>
      </m:oMathPara>
    </w:p>
    <w:p w14:paraId="008CA1E3" w14:textId="77777777" w:rsidR="00ED066D" w:rsidRDefault="00000000">
      <w:pPr>
        <w:pStyle w:val="-0"/>
        <w:jc w:val="center"/>
        <w:rPr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=4*2789-237=10919</m:t>
          </m:r>
        </m:oMath>
      </m:oMathPara>
    </w:p>
    <w:p w14:paraId="2E2B36D1" w14:textId="77777777" w:rsidR="00ED066D" w:rsidRDefault="00ED066D">
      <w:pPr>
        <w:pStyle w:val="-0"/>
        <w:rPr>
          <w:lang w:val="en-US"/>
        </w:rPr>
      </w:pPr>
    </w:p>
    <w:p w14:paraId="4AE2AFFE" w14:textId="77777777" w:rsidR="00ED066D" w:rsidRDefault="004968D7">
      <w:pPr>
        <w:pStyle w:val="-0"/>
        <w:jc w:val="center"/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75866DDD" w14:textId="77777777" w:rsidR="00ED066D" w:rsidRDefault="00000000">
      <w:pPr>
        <w:pStyle w:val="-0"/>
        <w:jc w:val="center"/>
        <w:rPr>
          <w:rFonts w:eastAsiaTheme="minorEastAsia"/>
          <w:bCs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=-10921-10921-10921=-32763</m:t>
          </m:r>
        </m:oMath>
      </m:oMathPara>
    </w:p>
    <w:p w14:paraId="41319D7D" w14:textId="77777777" w:rsidR="00ED066D" w:rsidRDefault="00000000">
      <w:pPr>
        <w:pStyle w:val="-0"/>
        <w:jc w:val="center"/>
        <w:rPr>
          <w:rFonts w:eastAsiaTheme="minorEastAsia"/>
          <w:bCs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=10919+10919+10919=32757</m:t>
          </m:r>
        </m:oMath>
      </m:oMathPara>
    </w:p>
    <w:p w14:paraId="277394F6" w14:textId="77777777" w:rsidR="00ED066D" w:rsidRDefault="00ED066D">
      <w:pPr>
        <w:pStyle w:val="-0"/>
        <w:rPr>
          <w:rFonts w:eastAsiaTheme="minorEastAsia"/>
          <w:lang w:val="en-US"/>
        </w:rPr>
      </w:pPr>
    </w:p>
    <w:p w14:paraId="18265EF6" w14:textId="77777777" w:rsidR="00ED066D" w:rsidRDefault="00000000">
      <w:pPr>
        <w:pStyle w:val="-0"/>
        <w:jc w:val="center"/>
        <w:rPr>
          <w:rFonts w:eastAsiaTheme="minorEastAsia"/>
          <w:i/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-2671≤X≤2789</m:t>
                  </m:r>
                </m:e>
                <m:e>
                  <m:r>
                    <w:rPr>
                      <w:rFonts w:ascii="Cambria Math" w:hAnsi="Cambria Math"/>
                    </w:rPr>
                    <m:t>-2671≤Y≤2789</m:t>
                  </m:r>
                </m:e>
                <m:e>
                  <m:r>
                    <w:rPr>
                      <w:rFonts w:ascii="Cambria Math" w:hAnsi="Cambria Math"/>
                    </w:rPr>
                    <m:t>-2671≤Z≤2789</m:t>
                  </m:r>
                </m:e>
                <m:e>
                  <m:r>
                    <w:rPr>
                      <w:rFonts w:ascii="Cambria Math" w:hAnsi="Cambria Math"/>
                    </w:rPr>
                    <m:t>-32763≤R≤32757</m:t>
                  </m:r>
                </m:e>
              </m:eqArr>
            </m:e>
          </m:d>
        </m:oMath>
      </m:oMathPara>
    </w:p>
    <w:p w14:paraId="1315C2AF" w14:textId="77777777" w:rsidR="00ED066D" w:rsidRDefault="00ED066D">
      <w:pPr>
        <w:pStyle w:val="-0"/>
        <w:rPr>
          <w:lang w:val="en-US"/>
        </w:rPr>
      </w:pPr>
    </w:p>
    <w:p w14:paraId="44DA79B5" w14:textId="77777777" w:rsidR="00ED066D" w:rsidRDefault="00ED066D">
      <w:pPr>
        <w:pStyle w:val="-0"/>
        <w:rPr>
          <w:rFonts w:eastAsiaTheme="minorEastAsia"/>
          <w:bCs/>
          <w:lang w:val="en-US"/>
        </w:rPr>
      </w:pPr>
    </w:p>
    <w:p w14:paraId="0C7BEF32" w14:textId="77777777" w:rsidR="00ED066D" w:rsidRDefault="004968D7">
      <w:pPr>
        <w:pStyle w:val="-10"/>
      </w:pPr>
      <w:bookmarkStart w:id="5" w:name="_Toc193713631"/>
      <w:r>
        <w:lastRenderedPageBreak/>
        <w:t>Расположение в памяти ЭВМ программы, исходных данных и результатов:</w:t>
      </w:r>
      <w:bookmarkEnd w:id="5"/>
    </w:p>
    <w:p w14:paraId="09940DDC" w14:textId="77777777" w:rsidR="00ED066D" w:rsidRDefault="004968D7">
      <w:pPr>
        <w:pStyle w:val="-20"/>
      </w:pPr>
      <w:bookmarkStart w:id="6" w:name="_Toc193713632"/>
      <w:r>
        <w:t>Основная программа</w:t>
      </w:r>
      <w:bookmarkEnd w:id="6"/>
    </w:p>
    <w:p w14:paraId="0FE46959" w14:textId="0CD7E2F9" w:rsidR="00ED066D" w:rsidRDefault="004968D7">
      <w:pPr>
        <w:pStyle w:val="-0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Ячейки </w:t>
      </w:r>
      <w:r>
        <w:rPr>
          <w:szCs w:val="24"/>
          <w:lang w:val="en-US"/>
        </w:rPr>
        <w:t>1FE</w:t>
      </w:r>
      <w:r>
        <w:rPr>
          <w:szCs w:val="24"/>
        </w:rPr>
        <w:t>-</w:t>
      </w:r>
      <w:r>
        <w:rPr>
          <w:szCs w:val="24"/>
          <w:lang w:val="en-US"/>
        </w:rPr>
        <w:t>214</w:t>
      </w:r>
      <w:r>
        <w:rPr>
          <w:szCs w:val="24"/>
        </w:rPr>
        <w:t xml:space="preserve"> – команды</w:t>
      </w:r>
      <w:ins w:id="7" w:author="Разыграев Кирилл" w:date="2025-04-07T14:19:00Z">
        <w:r w:rsidR="0046508A">
          <w:rPr>
            <w:szCs w:val="24"/>
          </w:rPr>
          <w:t xml:space="preserve"> </w:t>
        </w:r>
      </w:ins>
    </w:p>
    <w:p w14:paraId="48AA2631" w14:textId="57848045" w:rsidR="00ED066D" w:rsidRDefault="004968D7">
      <w:pPr>
        <w:pStyle w:val="-0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Ячейка </w:t>
      </w:r>
      <w:r>
        <w:rPr>
          <w:szCs w:val="24"/>
          <w:lang w:val="en-US"/>
        </w:rPr>
        <w:t>215 – Z</w:t>
      </w:r>
      <w:r>
        <w:rPr>
          <w:szCs w:val="24"/>
        </w:rPr>
        <w:t xml:space="preserve"> – входной аргумент</w:t>
      </w:r>
    </w:p>
    <w:p w14:paraId="4287FBBE" w14:textId="68E6DD38" w:rsidR="00ED066D" w:rsidRDefault="004968D7">
      <w:pPr>
        <w:pStyle w:val="-0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Ячейка </w:t>
      </w:r>
      <w:r>
        <w:rPr>
          <w:szCs w:val="24"/>
          <w:lang w:val="en-US"/>
        </w:rPr>
        <w:t>216 – Y</w:t>
      </w:r>
      <w:r>
        <w:rPr>
          <w:szCs w:val="24"/>
        </w:rPr>
        <w:t xml:space="preserve"> – входной аргумент</w:t>
      </w:r>
    </w:p>
    <w:p w14:paraId="75D18EF9" w14:textId="1D73F3EA" w:rsidR="00ED066D" w:rsidRDefault="004968D7">
      <w:pPr>
        <w:pStyle w:val="-0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Ячейка </w:t>
      </w:r>
      <w:r>
        <w:rPr>
          <w:szCs w:val="24"/>
          <w:lang w:val="en-US"/>
        </w:rPr>
        <w:t>217 – X</w:t>
      </w:r>
      <w:r>
        <w:rPr>
          <w:szCs w:val="24"/>
        </w:rPr>
        <w:t xml:space="preserve"> – входной аргумент</w:t>
      </w:r>
    </w:p>
    <w:p w14:paraId="0366D654" w14:textId="77777777" w:rsidR="00ED066D" w:rsidRDefault="004968D7">
      <w:pPr>
        <w:pStyle w:val="-0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Ячейка </w:t>
      </w:r>
      <w:r>
        <w:rPr>
          <w:szCs w:val="24"/>
          <w:lang w:val="en-US"/>
        </w:rPr>
        <w:t xml:space="preserve">218 – R - </w:t>
      </w:r>
      <w:r>
        <w:rPr>
          <w:szCs w:val="24"/>
        </w:rPr>
        <w:t>результат</w:t>
      </w:r>
    </w:p>
    <w:p w14:paraId="1B390F56" w14:textId="77777777" w:rsidR="00ED066D" w:rsidRDefault="004968D7">
      <w:pPr>
        <w:pStyle w:val="-20"/>
      </w:pPr>
      <w:bookmarkStart w:id="8" w:name="_Toc193713633"/>
      <w:r>
        <w:t>Подпрограмма</w:t>
      </w:r>
      <w:bookmarkEnd w:id="8"/>
    </w:p>
    <w:p w14:paraId="770E2045" w14:textId="77777777" w:rsidR="00ED066D" w:rsidRDefault="004968D7">
      <w:pPr>
        <w:pStyle w:val="-0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Ячейки </w:t>
      </w:r>
      <w:r>
        <w:rPr>
          <w:szCs w:val="24"/>
          <w:lang w:val="en-US"/>
        </w:rPr>
        <w:t>687</w:t>
      </w:r>
      <w:r>
        <w:rPr>
          <w:szCs w:val="24"/>
        </w:rPr>
        <w:t>-</w:t>
      </w:r>
      <w:r>
        <w:rPr>
          <w:szCs w:val="24"/>
          <w:lang w:val="en-US"/>
        </w:rPr>
        <w:t>693</w:t>
      </w:r>
      <w:r>
        <w:rPr>
          <w:szCs w:val="24"/>
        </w:rPr>
        <w:t xml:space="preserve"> – команды</w:t>
      </w:r>
    </w:p>
    <w:p w14:paraId="73F8E296" w14:textId="77777777" w:rsidR="00ED066D" w:rsidRDefault="004968D7">
      <w:pPr>
        <w:pStyle w:val="-0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Ячейка </w:t>
      </w:r>
      <w:r>
        <w:rPr>
          <w:szCs w:val="24"/>
          <w:lang w:val="en-US"/>
        </w:rPr>
        <w:t>694 – A</w:t>
      </w:r>
      <w:r>
        <w:rPr>
          <w:szCs w:val="24"/>
        </w:rPr>
        <w:t xml:space="preserve"> – константа подпрограммы</w:t>
      </w:r>
    </w:p>
    <w:p w14:paraId="2E198782" w14:textId="77777777" w:rsidR="00ED066D" w:rsidRDefault="004968D7">
      <w:pPr>
        <w:pStyle w:val="-0"/>
        <w:numPr>
          <w:ilvl w:val="0"/>
          <w:numId w:val="1"/>
        </w:numPr>
        <w:rPr>
          <w:szCs w:val="24"/>
          <w:lang w:val="en-US"/>
        </w:rPr>
      </w:pPr>
      <w:r>
        <w:rPr>
          <w:szCs w:val="24"/>
        </w:rPr>
        <w:t xml:space="preserve">Ячейка </w:t>
      </w:r>
      <w:r>
        <w:rPr>
          <w:szCs w:val="24"/>
          <w:lang w:val="en-US"/>
        </w:rPr>
        <w:t>695 – B</w:t>
      </w:r>
      <w:r>
        <w:rPr>
          <w:szCs w:val="24"/>
        </w:rPr>
        <w:t xml:space="preserve"> – константа подпрограммы</w:t>
      </w:r>
    </w:p>
    <w:p w14:paraId="2470592D" w14:textId="77777777" w:rsidR="00ED066D" w:rsidRDefault="00ED066D">
      <w:pPr>
        <w:pStyle w:val="-0"/>
        <w:ind w:left="360"/>
        <w:rPr>
          <w:szCs w:val="24"/>
          <w:lang w:val="en-US"/>
        </w:rPr>
      </w:pPr>
    </w:p>
    <w:p w14:paraId="0519C9C0" w14:textId="77777777" w:rsidR="00ED066D" w:rsidRDefault="004968D7">
      <w:pPr>
        <w:pStyle w:val="-4"/>
        <w:rPr>
          <w:rFonts w:cs="Times New Roman"/>
          <w:szCs w:val="28"/>
        </w:rPr>
      </w:pPr>
      <w:bookmarkStart w:id="9" w:name="_Toc185770902"/>
      <w:r>
        <w:rPr>
          <w:rFonts w:cs="Times New Roman"/>
          <w:szCs w:val="28"/>
        </w:rPr>
        <w:t>Адреса первой и последней выполняемой команд программы:</w:t>
      </w:r>
      <w:bookmarkEnd w:id="9"/>
    </w:p>
    <w:p w14:paraId="495D7948" w14:textId="77777777" w:rsidR="00ED066D" w:rsidRDefault="004968D7">
      <w:pPr>
        <w:pStyle w:val="ad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первой команды: 1FE - начало выполнения программы</w:t>
      </w:r>
    </w:p>
    <w:p w14:paraId="22029148" w14:textId="77777777" w:rsidR="00ED066D" w:rsidRDefault="004968D7">
      <w:pPr>
        <w:pStyle w:val="ad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последней команды: 214 -конец выполнения программы</w:t>
      </w:r>
    </w:p>
    <w:p w14:paraId="578C2DA1" w14:textId="77777777" w:rsidR="00ED066D" w:rsidRDefault="004968D7">
      <w:pPr>
        <w:pStyle w:val="-4"/>
        <w:rPr>
          <w:rFonts w:cs="Times New Roman"/>
          <w:szCs w:val="28"/>
        </w:rPr>
      </w:pPr>
      <w:r>
        <w:rPr>
          <w:rFonts w:cs="Times New Roman"/>
          <w:szCs w:val="28"/>
        </w:rPr>
        <w:t>Адреса первой и последней выполняемой команд подпрограммы:</w:t>
      </w:r>
    </w:p>
    <w:p w14:paraId="37BF555A" w14:textId="77777777" w:rsidR="00ED066D" w:rsidRDefault="004968D7">
      <w:pPr>
        <w:pStyle w:val="ad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первой команды: 687 - начало выполнения подпрограммы</w:t>
      </w:r>
    </w:p>
    <w:p w14:paraId="423A2BB2" w14:textId="77777777" w:rsidR="00ED066D" w:rsidRDefault="004968D7">
      <w:pPr>
        <w:pStyle w:val="ad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последней команды: 693 - конец выполнения подпрограммы</w:t>
      </w:r>
    </w:p>
    <w:p w14:paraId="4CAB28E0" w14:textId="518597F4" w:rsidR="005243F6" w:rsidRDefault="00524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4FFC50" w14:textId="432AD5A7" w:rsidR="00505331" w:rsidRDefault="00505331" w:rsidP="00505331">
      <w:pPr>
        <w:pStyle w:val="-5"/>
        <w:rPr>
          <w:szCs w:val="28"/>
        </w:rPr>
      </w:pPr>
      <w:bookmarkStart w:id="10" w:name="_Toc191234941"/>
      <w:r w:rsidRPr="00375F5F">
        <w:rPr>
          <w:szCs w:val="28"/>
        </w:rPr>
        <w:lastRenderedPageBreak/>
        <w:t>Трассировка программы</w:t>
      </w:r>
      <w:bookmarkEnd w:id="10"/>
    </w:p>
    <w:p w14:paraId="5D7813A3" w14:textId="15CE030F" w:rsidR="00505331" w:rsidRPr="00F15F8C" w:rsidRDefault="00505331" w:rsidP="00505331">
      <w:pPr>
        <w:pStyle w:val="-0"/>
      </w:pPr>
      <w:r>
        <w:rPr>
          <w:lang w:val="en-US"/>
        </w:rPr>
        <w:t>X</w:t>
      </w:r>
      <w:r w:rsidRPr="002B6BB9">
        <w:t xml:space="preserve"> = </w:t>
      </w:r>
      <w:r w:rsidRPr="002B6BB9">
        <w:rPr>
          <w:szCs w:val="24"/>
        </w:rPr>
        <w:t>2599</w:t>
      </w:r>
      <w:r w:rsidRPr="002B6BB9">
        <w:rPr>
          <w:szCs w:val="24"/>
          <w:vertAlign w:val="subscript"/>
        </w:rPr>
        <w:t>10</w:t>
      </w:r>
      <w:r w:rsidRPr="002B6BB9">
        <w:rPr>
          <w:szCs w:val="24"/>
        </w:rPr>
        <w:t xml:space="preserve"> = </w:t>
      </w:r>
      <w:r w:rsidR="00F15F8C" w:rsidRPr="002B6BB9">
        <w:rPr>
          <w:szCs w:val="24"/>
        </w:rPr>
        <w:t>0</w:t>
      </w:r>
      <w:r w:rsidR="00F15F8C">
        <w:rPr>
          <w:szCs w:val="24"/>
          <w:lang w:val="en-US"/>
        </w:rPr>
        <w:t>A</w:t>
      </w:r>
      <w:r w:rsidR="00F15F8C" w:rsidRPr="002B6BB9">
        <w:rPr>
          <w:szCs w:val="24"/>
        </w:rPr>
        <w:t>27</w:t>
      </w:r>
      <w:r w:rsidRPr="002B6BB9">
        <w:rPr>
          <w:szCs w:val="24"/>
          <w:vertAlign w:val="subscript"/>
        </w:rPr>
        <w:t>16</w:t>
      </w:r>
    </w:p>
    <w:p w14:paraId="08A9B6D7" w14:textId="1A90063C" w:rsidR="00505331" w:rsidRPr="002B6BB9" w:rsidRDefault="00505331" w:rsidP="00505331">
      <w:pPr>
        <w:pStyle w:val="-0"/>
        <w:rPr>
          <w:szCs w:val="24"/>
        </w:rPr>
      </w:pPr>
      <w:r>
        <w:rPr>
          <w:lang w:val="en-US"/>
        </w:rPr>
        <w:t>Y</w:t>
      </w:r>
      <w:r w:rsidRPr="002B6BB9">
        <w:t xml:space="preserve"> = </w:t>
      </w:r>
      <w:r w:rsidRPr="002B6BB9">
        <w:rPr>
          <w:szCs w:val="24"/>
        </w:rPr>
        <w:t>555</w:t>
      </w:r>
      <w:r w:rsidRPr="002B6BB9">
        <w:rPr>
          <w:szCs w:val="24"/>
          <w:vertAlign w:val="subscript"/>
        </w:rPr>
        <w:t>10</w:t>
      </w:r>
      <w:r w:rsidRPr="002B6BB9">
        <w:rPr>
          <w:szCs w:val="24"/>
        </w:rPr>
        <w:t xml:space="preserve"> = </w:t>
      </w:r>
      <w:r w:rsidR="00F15F8C" w:rsidRPr="002B6BB9">
        <w:rPr>
          <w:szCs w:val="24"/>
        </w:rPr>
        <w:t>022</w:t>
      </w:r>
      <w:r w:rsidR="00F15F8C">
        <w:rPr>
          <w:szCs w:val="24"/>
          <w:lang w:val="en-US"/>
        </w:rPr>
        <w:t>B</w:t>
      </w:r>
      <w:r w:rsidRPr="002B6BB9">
        <w:rPr>
          <w:szCs w:val="24"/>
          <w:vertAlign w:val="subscript"/>
        </w:rPr>
        <w:t>16</w:t>
      </w:r>
    </w:p>
    <w:p w14:paraId="10CEF140" w14:textId="7A0569A9" w:rsidR="00505331" w:rsidRPr="00505331" w:rsidRDefault="00505331" w:rsidP="00505331">
      <w:pPr>
        <w:pStyle w:val="-0"/>
        <w:rPr>
          <w:lang w:val="en-US"/>
        </w:rPr>
      </w:pPr>
      <w:r>
        <w:rPr>
          <w:szCs w:val="24"/>
          <w:lang w:val="en-US"/>
        </w:rPr>
        <w:t xml:space="preserve">Z = </w:t>
      </w:r>
      <w:r w:rsidRPr="00505331">
        <w:rPr>
          <w:b/>
          <w:bCs/>
          <w:color w:val="000000" w:themeColor="text1"/>
          <w:szCs w:val="24"/>
          <w:lang w:val="en-US"/>
        </w:rPr>
        <w:t>-</w:t>
      </w:r>
      <w:r w:rsidRPr="00505331">
        <w:rPr>
          <w:color w:val="000000" w:themeColor="text1"/>
          <w:szCs w:val="24"/>
          <w:lang w:val="en-US"/>
        </w:rPr>
        <w:t>159</w:t>
      </w:r>
      <w:r>
        <w:rPr>
          <w:color w:val="000000" w:themeColor="text1"/>
          <w:szCs w:val="24"/>
          <w:vertAlign w:val="subscript"/>
          <w:lang w:val="en-US"/>
        </w:rPr>
        <w:t>10</w:t>
      </w:r>
      <w:r>
        <w:rPr>
          <w:color w:val="000000" w:themeColor="text1"/>
          <w:szCs w:val="24"/>
          <w:lang w:val="en-US"/>
        </w:rPr>
        <w:t xml:space="preserve"> = </w:t>
      </w:r>
      <w:r w:rsidR="00F15F8C">
        <w:rPr>
          <w:color w:val="000000" w:themeColor="text1"/>
          <w:szCs w:val="24"/>
          <w:lang w:val="en-US"/>
        </w:rPr>
        <w:t>FF61</w:t>
      </w:r>
      <w:r>
        <w:rPr>
          <w:color w:val="000000" w:themeColor="text1"/>
          <w:szCs w:val="24"/>
          <w:vertAlign w:val="subscript"/>
          <w:lang w:val="en-US"/>
        </w:rPr>
        <w:t>16</w:t>
      </w:r>
    </w:p>
    <w:tbl>
      <w:tblPr>
        <w:tblStyle w:val="af1"/>
        <w:tblpPr w:leftFromText="180" w:rightFromText="180" w:vertAnchor="text" w:horzAnchor="margin" w:tblpXSpec="center" w:tblpY="251"/>
        <w:tblW w:w="10343" w:type="dxa"/>
        <w:tblLook w:val="04A0" w:firstRow="1" w:lastRow="0" w:firstColumn="1" w:lastColumn="0" w:noHBand="0" w:noVBand="1"/>
      </w:tblPr>
      <w:tblGrid>
        <w:gridCol w:w="1030"/>
        <w:gridCol w:w="964"/>
        <w:gridCol w:w="699"/>
        <w:gridCol w:w="901"/>
        <w:gridCol w:w="699"/>
        <w:gridCol w:w="885"/>
        <w:gridCol w:w="683"/>
        <w:gridCol w:w="839"/>
        <w:gridCol w:w="885"/>
        <w:gridCol w:w="1010"/>
        <w:gridCol w:w="968"/>
        <w:gridCol w:w="1098"/>
      </w:tblGrid>
      <w:tr w:rsidR="00505331" w:rsidRPr="00E22A2E" w14:paraId="65F6219D" w14:textId="77777777" w:rsidTr="005243F6">
        <w:trPr>
          <w:trHeight w:val="1129"/>
        </w:trPr>
        <w:tc>
          <w:tcPr>
            <w:tcW w:w="1754" w:type="dxa"/>
            <w:gridSpan w:val="2"/>
            <w:vAlign w:val="center"/>
          </w:tcPr>
          <w:p w14:paraId="7628657E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</w:rPr>
            </w:pPr>
            <w:r w:rsidRPr="005243F6">
              <w:rPr>
                <w:b/>
                <w:bCs/>
              </w:rPr>
              <w:t>Выполняемая команда</w:t>
            </w:r>
          </w:p>
        </w:tc>
        <w:tc>
          <w:tcPr>
            <w:tcW w:w="6469" w:type="dxa"/>
            <w:gridSpan w:val="8"/>
            <w:vAlign w:val="center"/>
          </w:tcPr>
          <w:p w14:paraId="06CA7CA7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</w:rPr>
            </w:pPr>
            <w:r w:rsidRPr="005243F6">
              <w:rPr>
                <w:b/>
                <w:bCs/>
              </w:rPr>
              <w:t>Содержимое регистров процессора после выполнения команды</w:t>
            </w:r>
          </w:p>
        </w:tc>
        <w:tc>
          <w:tcPr>
            <w:tcW w:w="2120" w:type="dxa"/>
            <w:gridSpan w:val="2"/>
            <w:vAlign w:val="center"/>
          </w:tcPr>
          <w:p w14:paraId="211CB91C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</w:rPr>
            </w:pPr>
            <w:r w:rsidRPr="005243F6">
              <w:rPr>
                <w:b/>
                <w:bCs/>
              </w:rPr>
              <w:t>Ячейка, содержимое которой изменилось после выполнения команды</w:t>
            </w:r>
          </w:p>
        </w:tc>
      </w:tr>
      <w:tr w:rsidR="00505331" w:rsidRPr="00E22A2E" w14:paraId="06DF5509" w14:textId="77777777" w:rsidTr="005243F6">
        <w:tc>
          <w:tcPr>
            <w:tcW w:w="843" w:type="dxa"/>
            <w:tcBorders>
              <w:bottom w:val="single" w:sz="24" w:space="0" w:color="auto"/>
            </w:tcBorders>
            <w:vAlign w:val="center"/>
          </w:tcPr>
          <w:p w14:paraId="2E7477F3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</w:rPr>
            </w:pPr>
            <w:r w:rsidRPr="005243F6">
              <w:rPr>
                <w:b/>
                <w:bCs/>
              </w:rPr>
              <w:t>Адрес</w:t>
            </w:r>
          </w:p>
        </w:tc>
        <w:tc>
          <w:tcPr>
            <w:tcW w:w="911" w:type="dxa"/>
            <w:tcBorders>
              <w:bottom w:val="single" w:sz="24" w:space="0" w:color="auto"/>
              <w:right w:val="single" w:sz="18" w:space="0" w:color="auto"/>
            </w:tcBorders>
            <w:vAlign w:val="center"/>
          </w:tcPr>
          <w:p w14:paraId="452A7F0B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</w:rPr>
            </w:pPr>
            <w:r w:rsidRPr="005243F6">
              <w:rPr>
                <w:b/>
                <w:bCs/>
              </w:rPr>
              <w:t>Код</w:t>
            </w:r>
          </w:p>
        </w:tc>
        <w:tc>
          <w:tcPr>
            <w:tcW w:w="712" w:type="dxa"/>
            <w:tcBorders>
              <w:left w:val="single" w:sz="18" w:space="0" w:color="auto"/>
              <w:bottom w:val="single" w:sz="24" w:space="0" w:color="auto"/>
            </w:tcBorders>
            <w:vAlign w:val="center"/>
          </w:tcPr>
          <w:p w14:paraId="0A5893B4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  <w:lang w:val="en-US"/>
              </w:rPr>
            </w:pPr>
            <w:r w:rsidRPr="005243F6">
              <w:rPr>
                <w:b/>
                <w:bCs/>
                <w:lang w:val="en-US"/>
              </w:rPr>
              <w:t>IP</w:t>
            </w:r>
          </w:p>
        </w:tc>
        <w:tc>
          <w:tcPr>
            <w:tcW w:w="901" w:type="dxa"/>
            <w:tcBorders>
              <w:bottom w:val="single" w:sz="24" w:space="0" w:color="auto"/>
            </w:tcBorders>
            <w:vAlign w:val="center"/>
          </w:tcPr>
          <w:p w14:paraId="0327178B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  <w:lang w:val="en-US"/>
              </w:rPr>
            </w:pPr>
            <w:r w:rsidRPr="005243F6">
              <w:rPr>
                <w:b/>
                <w:bCs/>
                <w:lang w:val="en-US"/>
              </w:rPr>
              <w:t>CR</w:t>
            </w:r>
          </w:p>
        </w:tc>
        <w:tc>
          <w:tcPr>
            <w:tcW w:w="716" w:type="dxa"/>
            <w:tcBorders>
              <w:bottom w:val="single" w:sz="24" w:space="0" w:color="auto"/>
            </w:tcBorders>
            <w:vAlign w:val="center"/>
          </w:tcPr>
          <w:p w14:paraId="0DBED6FD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  <w:lang w:val="en-US"/>
              </w:rPr>
            </w:pPr>
            <w:r w:rsidRPr="005243F6">
              <w:rPr>
                <w:b/>
                <w:bCs/>
                <w:lang w:val="en-US"/>
              </w:rPr>
              <w:t>AR</w:t>
            </w:r>
          </w:p>
        </w:tc>
        <w:tc>
          <w:tcPr>
            <w:tcW w:w="885" w:type="dxa"/>
            <w:tcBorders>
              <w:bottom w:val="single" w:sz="24" w:space="0" w:color="auto"/>
            </w:tcBorders>
            <w:vAlign w:val="center"/>
          </w:tcPr>
          <w:p w14:paraId="6D4A50D2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  <w:lang w:val="en-US"/>
              </w:rPr>
            </w:pPr>
            <w:r w:rsidRPr="005243F6">
              <w:rPr>
                <w:b/>
                <w:bCs/>
                <w:lang w:val="en-US"/>
              </w:rPr>
              <w:t>DR</w:t>
            </w:r>
          </w:p>
        </w:tc>
        <w:tc>
          <w:tcPr>
            <w:tcW w:w="697" w:type="dxa"/>
            <w:tcBorders>
              <w:bottom w:val="single" w:sz="24" w:space="0" w:color="auto"/>
            </w:tcBorders>
            <w:vAlign w:val="center"/>
          </w:tcPr>
          <w:p w14:paraId="570B7FE0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  <w:lang w:val="en-US"/>
              </w:rPr>
            </w:pPr>
            <w:r w:rsidRPr="005243F6">
              <w:rPr>
                <w:b/>
                <w:bCs/>
                <w:lang w:val="en-US"/>
              </w:rPr>
              <w:t>SP</w:t>
            </w:r>
          </w:p>
        </w:tc>
        <w:tc>
          <w:tcPr>
            <w:tcW w:w="839" w:type="dxa"/>
            <w:tcBorders>
              <w:bottom w:val="single" w:sz="24" w:space="0" w:color="auto"/>
            </w:tcBorders>
            <w:vAlign w:val="center"/>
          </w:tcPr>
          <w:p w14:paraId="6F358A51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  <w:lang w:val="en-US"/>
              </w:rPr>
            </w:pPr>
            <w:r w:rsidRPr="005243F6">
              <w:rPr>
                <w:b/>
                <w:bCs/>
                <w:lang w:val="en-US"/>
              </w:rPr>
              <w:t>BR</w:t>
            </w:r>
          </w:p>
        </w:tc>
        <w:tc>
          <w:tcPr>
            <w:tcW w:w="885" w:type="dxa"/>
            <w:tcBorders>
              <w:bottom w:val="single" w:sz="24" w:space="0" w:color="auto"/>
            </w:tcBorders>
            <w:vAlign w:val="center"/>
          </w:tcPr>
          <w:p w14:paraId="74082C60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  <w:lang w:val="en-US"/>
              </w:rPr>
            </w:pPr>
            <w:r w:rsidRPr="005243F6">
              <w:rPr>
                <w:b/>
                <w:bCs/>
                <w:lang w:val="en-US"/>
              </w:rPr>
              <w:t>AC</w:t>
            </w:r>
          </w:p>
        </w:tc>
        <w:tc>
          <w:tcPr>
            <w:tcW w:w="834" w:type="dxa"/>
            <w:tcBorders>
              <w:bottom w:val="single" w:sz="24" w:space="0" w:color="auto"/>
            </w:tcBorders>
            <w:vAlign w:val="center"/>
          </w:tcPr>
          <w:p w14:paraId="789B4EE4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  <w:lang w:val="en-US"/>
              </w:rPr>
            </w:pPr>
            <w:r w:rsidRPr="005243F6">
              <w:rPr>
                <w:b/>
                <w:bCs/>
                <w:lang w:val="en-US"/>
              </w:rPr>
              <w:t>NZVC</w:t>
            </w:r>
          </w:p>
        </w:tc>
        <w:tc>
          <w:tcPr>
            <w:tcW w:w="906" w:type="dxa"/>
            <w:tcBorders>
              <w:bottom w:val="single" w:sz="24" w:space="0" w:color="auto"/>
            </w:tcBorders>
            <w:vAlign w:val="center"/>
          </w:tcPr>
          <w:p w14:paraId="792E6FF2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</w:rPr>
            </w:pPr>
            <w:r w:rsidRPr="005243F6">
              <w:rPr>
                <w:b/>
                <w:bCs/>
              </w:rPr>
              <w:t>Адрес</w:t>
            </w:r>
          </w:p>
        </w:tc>
        <w:tc>
          <w:tcPr>
            <w:tcW w:w="1214" w:type="dxa"/>
            <w:tcBorders>
              <w:bottom w:val="single" w:sz="24" w:space="0" w:color="auto"/>
            </w:tcBorders>
            <w:vAlign w:val="center"/>
          </w:tcPr>
          <w:p w14:paraId="05897F25" w14:textId="77777777" w:rsidR="00505331" w:rsidRPr="005243F6" w:rsidRDefault="00505331" w:rsidP="003A2AE0">
            <w:pPr>
              <w:pStyle w:val="-0"/>
              <w:jc w:val="center"/>
              <w:rPr>
                <w:b/>
                <w:bCs/>
              </w:rPr>
            </w:pPr>
            <w:r w:rsidRPr="005243F6">
              <w:rPr>
                <w:b/>
                <w:bCs/>
              </w:rPr>
              <w:t>Новый код</w:t>
            </w:r>
          </w:p>
        </w:tc>
      </w:tr>
      <w:tr w:rsidR="005243F6" w:rsidRPr="00E22A2E" w14:paraId="13B241F5" w14:textId="77777777" w:rsidTr="005243F6">
        <w:tc>
          <w:tcPr>
            <w:tcW w:w="843" w:type="dxa"/>
            <w:tcBorders>
              <w:top w:val="single" w:sz="24" w:space="0" w:color="auto"/>
            </w:tcBorders>
            <w:vAlign w:val="bottom"/>
          </w:tcPr>
          <w:p w14:paraId="40CDDC4A" w14:textId="7C6946CF" w:rsidR="005243F6" w:rsidRPr="00137C66" w:rsidRDefault="005243F6" w:rsidP="001E1AA2">
            <w:pPr>
              <w:pStyle w:val="-0"/>
              <w:jc w:val="center"/>
              <w:rPr>
                <w:sz w:val="24"/>
                <w:szCs w:val="24"/>
              </w:rPr>
            </w:pPr>
            <w:r>
              <w:t>1FE</w:t>
            </w:r>
          </w:p>
        </w:tc>
        <w:tc>
          <w:tcPr>
            <w:tcW w:w="911" w:type="dxa"/>
            <w:tcBorders>
              <w:top w:val="single" w:sz="24" w:space="0" w:color="auto"/>
              <w:right w:val="single" w:sz="18" w:space="0" w:color="auto"/>
            </w:tcBorders>
            <w:vAlign w:val="bottom"/>
          </w:tcPr>
          <w:p w14:paraId="3488C831" w14:textId="6DCE73C6" w:rsidR="005243F6" w:rsidRPr="00E22A2E" w:rsidRDefault="005243F6" w:rsidP="001E1AA2">
            <w:pPr>
              <w:pStyle w:val="-0"/>
              <w:jc w:val="center"/>
              <w:rPr>
                <w:sz w:val="24"/>
                <w:szCs w:val="24"/>
              </w:rPr>
            </w:pPr>
            <w:r>
              <w:t>0200</w:t>
            </w:r>
          </w:p>
        </w:tc>
        <w:tc>
          <w:tcPr>
            <w:tcW w:w="712" w:type="dxa"/>
            <w:tcBorders>
              <w:top w:val="single" w:sz="24" w:space="0" w:color="auto"/>
              <w:left w:val="single" w:sz="18" w:space="0" w:color="auto"/>
            </w:tcBorders>
            <w:vAlign w:val="bottom"/>
          </w:tcPr>
          <w:p w14:paraId="7E74DA50" w14:textId="243C6772" w:rsidR="005243F6" w:rsidRPr="00137C66" w:rsidRDefault="005243F6" w:rsidP="001E1AA2">
            <w:pPr>
              <w:pStyle w:val="-0"/>
              <w:jc w:val="center"/>
              <w:rPr>
                <w:sz w:val="24"/>
                <w:szCs w:val="24"/>
              </w:rPr>
            </w:pPr>
            <w:r>
              <w:t>1FF</w:t>
            </w:r>
          </w:p>
        </w:tc>
        <w:tc>
          <w:tcPr>
            <w:tcW w:w="901" w:type="dxa"/>
            <w:tcBorders>
              <w:top w:val="single" w:sz="24" w:space="0" w:color="auto"/>
            </w:tcBorders>
            <w:vAlign w:val="bottom"/>
          </w:tcPr>
          <w:p w14:paraId="63E81916" w14:textId="3C594546" w:rsidR="005243F6" w:rsidRPr="00C464FC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0200</w:t>
            </w:r>
          </w:p>
        </w:tc>
        <w:tc>
          <w:tcPr>
            <w:tcW w:w="716" w:type="dxa"/>
            <w:tcBorders>
              <w:top w:val="single" w:sz="24" w:space="0" w:color="auto"/>
            </w:tcBorders>
            <w:vAlign w:val="bottom"/>
          </w:tcPr>
          <w:p w14:paraId="5A173BBB" w14:textId="47C3657F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1FE</w:t>
            </w:r>
          </w:p>
        </w:tc>
        <w:tc>
          <w:tcPr>
            <w:tcW w:w="885" w:type="dxa"/>
            <w:tcBorders>
              <w:top w:val="single" w:sz="24" w:space="0" w:color="auto"/>
            </w:tcBorders>
            <w:vAlign w:val="bottom"/>
          </w:tcPr>
          <w:p w14:paraId="485B4D80" w14:textId="2E199586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0200</w:t>
            </w:r>
          </w:p>
        </w:tc>
        <w:tc>
          <w:tcPr>
            <w:tcW w:w="697" w:type="dxa"/>
            <w:tcBorders>
              <w:top w:val="single" w:sz="24" w:space="0" w:color="auto"/>
            </w:tcBorders>
            <w:vAlign w:val="bottom"/>
          </w:tcPr>
          <w:p w14:paraId="71B8F5CC" w14:textId="268A0E19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tcBorders>
              <w:top w:val="single" w:sz="24" w:space="0" w:color="auto"/>
            </w:tcBorders>
            <w:vAlign w:val="bottom"/>
          </w:tcPr>
          <w:p w14:paraId="5FBA8C31" w14:textId="194B9573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01FE</w:t>
            </w:r>
          </w:p>
        </w:tc>
        <w:tc>
          <w:tcPr>
            <w:tcW w:w="885" w:type="dxa"/>
            <w:tcBorders>
              <w:top w:val="single" w:sz="24" w:space="0" w:color="auto"/>
            </w:tcBorders>
            <w:vAlign w:val="bottom"/>
          </w:tcPr>
          <w:p w14:paraId="12A12206" w14:textId="03B11162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834" w:type="dxa"/>
            <w:tcBorders>
              <w:top w:val="single" w:sz="24" w:space="0" w:color="auto"/>
            </w:tcBorders>
            <w:vAlign w:val="bottom"/>
          </w:tcPr>
          <w:p w14:paraId="4AA2FB13" w14:textId="3AF47D59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0100</w:t>
            </w:r>
          </w:p>
        </w:tc>
        <w:tc>
          <w:tcPr>
            <w:tcW w:w="906" w:type="dxa"/>
            <w:tcBorders>
              <w:top w:val="single" w:sz="24" w:space="0" w:color="auto"/>
            </w:tcBorders>
            <w:vAlign w:val="bottom"/>
          </w:tcPr>
          <w:p w14:paraId="6986D8E6" w14:textId="60B7143A" w:rsidR="005243F6" w:rsidRPr="00DB365D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tcBorders>
              <w:top w:val="single" w:sz="24" w:space="0" w:color="auto"/>
            </w:tcBorders>
            <w:vAlign w:val="bottom"/>
          </w:tcPr>
          <w:p w14:paraId="753BD6F4" w14:textId="6A8FEE01" w:rsidR="005243F6" w:rsidRPr="00DB365D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60FE5215" w14:textId="77777777" w:rsidTr="005243F6">
        <w:trPr>
          <w:trHeight w:val="278"/>
        </w:trPr>
        <w:tc>
          <w:tcPr>
            <w:tcW w:w="843" w:type="dxa"/>
            <w:vAlign w:val="bottom"/>
          </w:tcPr>
          <w:p w14:paraId="38991C76" w14:textId="50798145" w:rsidR="005243F6" w:rsidRPr="00137C66" w:rsidRDefault="005243F6" w:rsidP="001E1AA2">
            <w:pPr>
              <w:pStyle w:val="-0"/>
              <w:jc w:val="center"/>
              <w:rPr>
                <w:sz w:val="24"/>
                <w:szCs w:val="24"/>
              </w:rPr>
            </w:pPr>
            <w:r>
              <w:t>1FF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64E5A724" w14:textId="606107E9" w:rsidR="005243F6" w:rsidRPr="00E22A2E" w:rsidRDefault="005243F6" w:rsidP="001E1AA2">
            <w:pPr>
              <w:pStyle w:val="-0"/>
              <w:jc w:val="center"/>
              <w:rPr>
                <w:sz w:val="24"/>
                <w:szCs w:val="24"/>
              </w:rPr>
            </w:pPr>
            <w:r>
              <w:t>EE18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594A0CD5" w14:textId="0579594E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200</w:t>
            </w:r>
          </w:p>
        </w:tc>
        <w:tc>
          <w:tcPr>
            <w:tcW w:w="901" w:type="dxa"/>
            <w:vAlign w:val="bottom"/>
          </w:tcPr>
          <w:p w14:paraId="08DB31C8" w14:textId="1B63A8C8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EE18</w:t>
            </w:r>
          </w:p>
        </w:tc>
        <w:tc>
          <w:tcPr>
            <w:tcW w:w="716" w:type="dxa"/>
            <w:vAlign w:val="bottom"/>
          </w:tcPr>
          <w:p w14:paraId="5C11766F" w14:textId="594EB0E9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218</w:t>
            </w:r>
          </w:p>
        </w:tc>
        <w:tc>
          <w:tcPr>
            <w:tcW w:w="885" w:type="dxa"/>
            <w:vAlign w:val="bottom"/>
          </w:tcPr>
          <w:p w14:paraId="24F963AE" w14:textId="3AE5B396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697" w:type="dxa"/>
            <w:vAlign w:val="bottom"/>
          </w:tcPr>
          <w:p w14:paraId="0E71DE82" w14:textId="19274C46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4171E1F7" w14:textId="13A5D78C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0018</w:t>
            </w:r>
          </w:p>
        </w:tc>
        <w:tc>
          <w:tcPr>
            <w:tcW w:w="885" w:type="dxa"/>
            <w:vAlign w:val="bottom"/>
          </w:tcPr>
          <w:p w14:paraId="48F6982C" w14:textId="5C4ADF96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834" w:type="dxa"/>
            <w:vAlign w:val="bottom"/>
          </w:tcPr>
          <w:p w14:paraId="3738A8DA" w14:textId="3F707381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0100</w:t>
            </w:r>
          </w:p>
        </w:tc>
        <w:tc>
          <w:tcPr>
            <w:tcW w:w="906" w:type="dxa"/>
            <w:vAlign w:val="bottom"/>
          </w:tcPr>
          <w:p w14:paraId="13B27702" w14:textId="580BF8EC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218</w:t>
            </w:r>
          </w:p>
        </w:tc>
        <w:tc>
          <w:tcPr>
            <w:tcW w:w="1214" w:type="dxa"/>
            <w:vAlign w:val="bottom"/>
          </w:tcPr>
          <w:p w14:paraId="408C49F7" w14:textId="5E596680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</w:tr>
      <w:tr w:rsidR="005243F6" w:rsidRPr="00E22A2E" w14:paraId="785DDF90" w14:textId="77777777" w:rsidTr="005243F6">
        <w:tc>
          <w:tcPr>
            <w:tcW w:w="843" w:type="dxa"/>
            <w:vAlign w:val="bottom"/>
          </w:tcPr>
          <w:p w14:paraId="179FE92A" w14:textId="26BE2481" w:rsidR="005243F6" w:rsidRPr="00137C66" w:rsidRDefault="005243F6" w:rsidP="001E1AA2">
            <w:pPr>
              <w:pStyle w:val="-0"/>
              <w:jc w:val="center"/>
              <w:rPr>
                <w:sz w:val="24"/>
                <w:szCs w:val="24"/>
              </w:rPr>
            </w:pPr>
            <w:r>
              <w:t>200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6CC0BB8F" w14:textId="678B20D5" w:rsidR="005243F6" w:rsidRPr="00E22A2E" w:rsidRDefault="005243F6" w:rsidP="001E1AA2">
            <w:pPr>
              <w:pStyle w:val="-0"/>
              <w:jc w:val="center"/>
              <w:rPr>
                <w:sz w:val="24"/>
                <w:szCs w:val="24"/>
              </w:rPr>
            </w:pPr>
            <w:r>
              <w:t>AE16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38E84BD8" w14:textId="5F777F84" w:rsidR="005243F6" w:rsidRPr="00DB365D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201</w:t>
            </w:r>
          </w:p>
        </w:tc>
        <w:tc>
          <w:tcPr>
            <w:tcW w:w="901" w:type="dxa"/>
            <w:vAlign w:val="bottom"/>
          </w:tcPr>
          <w:p w14:paraId="42B270B7" w14:textId="0663D9A0" w:rsidR="005243F6" w:rsidRPr="00B95337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AE16</w:t>
            </w:r>
          </w:p>
        </w:tc>
        <w:tc>
          <w:tcPr>
            <w:tcW w:w="716" w:type="dxa"/>
            <w:vAlign w:val="bottom"/>
          </w:tcPr>
          <w:p w14:paraId="529AEEC0" w14:textId="3FA08D77" w:rsidR="005243F6" w:rsidRPr="00B95337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217</w:t>
            </w:r>
          </w:p>
        </w:tc>
        <w:tc>
          <w:tcPr>
            <w:tcW w:w="885" w:type="dxa"/>
            <w:vAlign w:val="bottom"/>
          </w:tcPr>
          <w:p w14:paraId="1CC62686" w14:textId="0D5FECDE" w:rsidR="005243F6" w:rsidRPr="00B95337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FF61</w:t>
            </w:r>
          </w:p>
        </w:tc>
        <w:tc>
          <w:tcPr>
            <w:tcW w:w="697" w:type="dxa"/>
            <w:vAlign w:val="bottom"/>
          </w:tcPr>
          <w:p w14:paraId="78C0B64C" w14:textId="340EC3EF" w:rsidR="005243F6" w:rsidRPr="00B95337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141E76BA" w14:textId="357F8603" w:rsidR="005243F6" w:rsidRPr="00B95337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0016</w:t>
            </w:r>
          </w:p>
        </w:tc>
        <w:tc>
          <w:tcPr>
            <w:tcW w:w="885" w:type="dxa"/>
            <w:vAlign w:val="bottom"/>
          </w:tcPr>
          <w:p w14:paraId="6FBD6D72" w14:textId="7844E0ED" w:rsidR="005243F6" w:rsidRPr="00B95337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FF61</w:t>
            </w:r>
          </w:p>
        </w:tc>
        <w:tc>
          <w:tcPr>
            <w:tcW w:w="834" w:type="dxa"/>
            <w:vAlign w:val="bottom"/>
          </w:tcPr>
          <w:p w14:paraId="511CB13D" w14:textId="0575DB03" w:rsidR="005243F6" w:rsidRPr="00B95337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1000</w:t>
            </w:r>
          </w:p>
        </w:tc>
        <w:tc>
          <w:tcPr>
            <w:tcW w:w="906" w:type="dxa"/>
            <w:vAlign w:val="bottom"/>
          </w:tcPr>
          <w:p w14:paraId="54C850B1" w14:textId="5D7CAF70" w:rsidR="005243F6" w:rsidRPr="00B95337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23CC86D8" w14:textId="2EAA7CA6" w:rsidR="005243F6" w:rsidRPr="00B95337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35E935FC" w14:textId="77777777" w:rsidTr="005243F6">
        <w:tc>
          <w:tcPr>
            <w:tcW w:w="843" w:type="dxa"/>
            <w:vAlign w:val="bottom"/>
          </w:tcPr>
          <w:p w14:paraId="44568203" w14:textId="155FBFC2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201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45C679BE" w14:textId="154C3BC3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0C00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6A3940E4" w14:textId="289D69D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202</w:t>
            </w:r>
          </w:p>
        </w:tc>
        <w:tc>
          <w:tcPr>
            <w:tcW w:w="901" w:type="dxa"/>
            <w:vAlign w:val="bottom"/>
          </w:tcPr>
          <w:p w14:paraId="317B66FC" w14:textId="39F2AB0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0C00</w:t>
            </w:r>
          </w:p>
        </w:tc>
        <w:tc>
          <w:tcPr>
            <w:tcW w:w="716" w:type="dxa"/>
            <w:vAlign w:val="bottom"/>
          </w:tcPr>
          <w:p w14:paraId="662AAA8F" w14:textId="2D974B4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0DDE2810" w14:textId="202F138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FF61</w:t>
            </w:r>
          </w:p>
        </w:tc>
        <w:tc>
          <w:tcPr>
            <w:tcW w:w="697" w:type="dxa"/>
            <w:vAlign w:val="bottom"/>
          </w:tcPr>
          <w:p w14:paraId="1EB3A7CF" w14:textId="490CA86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39" w:type="dxa"/>
            <w:vAlign w:val="bottom"/>
          </w:tcPr>
          <w:p w14:paraId="6D397A4D" w14:textId="05A5AED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0201</w:t>
            </w:r>
          </w:p>
        </w:tc>
        <w:tc>
          <w:tcPr>
            <w:tcW w:w="885" w:type="dxa"/>
            <w:vAlign w:val="bottom"/>
          </w:tcPr>
          <w:p w14:paraId="5115CE76" w14:textId="4031611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FF61</w:t>
            </w:r>
          </w:p>
        </w:tc>
        <w:tc>
          <w:tcPr>
            <w:tcW w:w="834" w:type="dxa"/>
            <w:vAlign w:val="bottom"/>
          </w:tcPr>
          <w:p w14:paraId="4C9E73B0" w14:textId="4167B52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1000</w:t>
            </w:r>
          </w:p>
        </w:tc>
        <w:tc>
          <w:tcPr>
            <w:tcW w:w="906" w:type="dxa"/>
            <w:vAlign w:val="bottom"/>
          </w:tcPr>
          <w:p w14:paraId="75C8F336" w14:textId="429CAF2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1214" w:type="dxa"/>
            <w:vAlign w:val="bottom"/>
          </w:tcPr>
          <w:p w14:paraId="39275B60" w14:textId="0FF7F77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FF61</w:t>
            </w:r>
          </w:p>
        </w:tc>
      </w:tr>
      <w:tr w:rsidR="005243F6" w:rsidRPr="00E22A2E" w14:paraId="2755E351" w14:textId="77777777" w:rsidTr="005243F6">
        <w:tc>
          <w:tcPr>
            <w:tcW w:w="843" w:type="dxa"/>
            <w:vAlign w:val="bottom"/>
          </w:tcPr>
          <w:p w14:paraId="4E63BAA6" w14:textId="36DD1540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202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62FC4DF1" w14:textId="5A85189B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D687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0446F603" w14:textId="3F0DE2C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687</w:t>
            </w:r>
          </w:p>
        </w:tc>
        <w:tc>
          <w:tcPr>
            <w:tcW w:w="901" w:type="dxa"/>
            <w:vAlign w:val="bottom"/>
          </w:tcPr>
          <w:p w14:paraId="3158944D" w14:textId="12C1B86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D687</w:t>
            </w:r>
          </w:p>
        </w:tc>
        <w:tc>
          <w:tcPr>
            <w:tcW w:w="716" w:type="dxa"/>
            <w:vAlign w:val="bottom"/>
          </w:tcPr>
          <w:p w14:paraId="2E3E2531" w14:textId="2CCCCFB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85" w:type="dxa"/>
            <w:vAlign w:val="bottom"/>
          </w:tcPr>
          <w:p w14:paraId="21258CC3" w14:textId="4848859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0203</w:t>
            </w:r>
          </w:p>
        </w:tc>
        <w:tc>
          <w:tcPr>
            <w:tcW w:w="697" w:type="dxa"/>
            <w:vAlign w:val="bottom"/>
          </w:tcPr>
          <w:p w14:paraId="3895E504" w14:textId="2139552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697F8B90" w14:textId="2F84C9E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D687</w:t>
            </w:r>
          </w:p>
        </w:tc>
        <w:tc>
          <w:tcPr>
            <w:tcW w:w="885" w:type="dxa"/>
            <w:vAlign w:val="bottom"/>
          </w:tcPr>
          <w:p w14:paraId="5D1A0D98" w14:textId="1443869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FF61</w:t>
            </w:r>
          </w:p>
        </w:tc>
        <w:tc>
          <w:tcPr>
            <w:tcW w:w="834" w:type="dxa"/>
            <w:vAlign w:val="bottom"/>
          </w:tcPr>
          <w:p w14:paraId="4B886AD7" w14:textId="7D8FA54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1000</w:t>
            </w:r>
          </w:p>
        </w:tc>
        <w:tc>
          <w:tcPr>
            <w:tcW w:w="906" w:type="dxa"/>
            <w:vAlign w:val="bottom"/>
          </w:tcPr>
          <w:p w14:paraId="4B77A627" w14:textId="0AC54F4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1214" w:type="dxa"/>
            <w:vAlign w:val="bottom"/>
          </w:tcPr>
          <w:p w14:paraId="482DFD29" w14:textId="4E7ECAE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0203</w:t>
            </w:r>
          </w:p>
        </w:tc>
      </w:tr>
      <w:tr w:rsidR="005243F6" w:rsidRPr="00E22A2E" w14:paraId="7DC73AAF" w14:textId="77777777" w:rsidTr="005243F6">
        <w:tc>
          <w:tcPr>
            <w:tcW w:w="843" w:type="dxa"/>
            <w:vAlign w:val="bottom"/>
          </w:tcPr>
          <w:p w14:paraId="75A99D41" w14:textId="7139F825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687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0702B2BD" w14:textId="57F19E8C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AC01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0D8FB456" w14:textId="6B5C4B7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688</w:t>
            </w:r>
          </w:p>
        </w:tc>
        <w:tc>
          <w:tcPr>
            <w:tcW w:w="901" w:type="dxa"/>
            <w:vAlign w:val="bottom"/>
          </w:tcPr>
          <w:p w14:paraId="5D05F925" w14:textId="4EC899B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AC01</w:t>
            </w:r>
          </w:p>
        </w:tc>
        <w:tc>
          <w:tcPr>
            <w:tcW w:w="716" w:type="dxa"/>
            <w:vAlign w:val="bottom"/>
          </w:tcPr>
          <w:p w14:paraId="4933D93B" w14:textId="00BE721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65218FA3" w14:textId="252B264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FF61</w:t>
            </w:r>
          </w:p>
        </w:tc>
        <w:tc>
          <w:tcPr>
            <w:tcW w:w="697" w:type="dxa"/>
            <w:vAlign w:val="bottom"/>
          </w:tcPr>
          <w:p w14:paraId="53904CEF" w14:textId="0367864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61E45C2A" w14:textId="3596F7A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885" w:type="dxa"/>
            <w:vAlign w:val="bottom"/>
          </w:tcPr>
          <w:p w14:paraId="10B0B451" w14:textId="7BA8413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FF61</w:t>
            </w:r>
          </w:p>
        </w:tc>
        <w:tc>
          <w:tcPr>
            <w:tcW w:w="834" w:type="dxa"/>
            <w:vAlign w:val="bottom"/>
          </w:tcPr>
          <w:p w14:paraId="660240F8" w14:textId="00DA8DF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1000</w:t>
            </w:r>
          </w:p>
        </w:tc>
        <w:tc>
          <w:tcPr>
            <w:tcW w:w="906" w:type="dxa"/>
            <w:vAlign w:val="bottom"/>
          </w:tcPr>
          <w:p w14:paraId="7F83571C" w14:textId="1363524D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6CB1D863" w14:textId="488E1C17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5A895BBB" w14:textId="77777777" w:rsidTr="005243F6">
        <w:tc>
          <w:tcPr>
            <w:tcW w:w="843" w:type="dxa"/>
            <w:vAlign w:val="bottom"/>
          </w:tcPr>
          <w:p w14:paraId="25478915" w14:textId="5B83D114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688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4462B602" w14:textId="6AF8E280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F203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19ED3A3A" w14:textId="691645E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68C</w:t>
            </w:r>
          </w:p>
        </w:tc>
        <w:tc>
          <w:tcPr>
            <w:tcW w:w="901" w:type="dxa"/>
            <w:vAlign w:val="bottom"/>
          </w:tcPr>
          <w:p w14:paraId="3CDF9232" w14:textId="1685980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F203</w:t>
            </w:r>
          </w:p>
        </w:tc>
        <w:tc>
          <w:tcPr>
            <w:tcW w:w="716" w:type="dxa"/>
            <w:vAlign w:val="bottom"/>
          </w:tcPr>
          <w:p w14:paraId="67F85ACF" w14:textId="1E24F7F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688</w:t>
            </w:r>
          </w:p>
        </w:tc>
        <w:tc>
          <w:tcPr>
            <w:tcW w:w="885" w:type="dxa"/>
            <w:vAlign w:val="bottom"/>
          </w:tcPr>
          <w:p w14:paraId="3DC09E73" w14:textId="0B4A836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F203</w:t>
            </w:r>
          </w:p>
        </w:tc>
        <w:tc>
          <w:tcPr>
            <w:tcW w:w="697" w:type="dxa"/>
            <w:vAlign w:val="bottom"/>
          </w:tcPr>
          <w:p w14:paraId="218B8728" w14:textId="449F956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00CCDA29" w14:textId="393376D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0003</w:t>
            </w:r>
          </w:p>
        </w:tc>
        <w:tc>
          <w:tcPr>
            <w:tcW w:w="885" w:type="dxa"/>
            <w:vAlign w:val="bottom"/>
          </w:tcPr>
          <w:p w14:paraId="4DD9F517" w14:textId="066321E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FF61</w:t>
            </w:r>
          </w:p>
        </w:tc>
        <w:tc>
          <w:tcPr>
            <w:tcW w:w="834" w:type="dxa"/>
            <w:vAlign w:val="bottom"/>
          </w:tcPr>
          <w:p w14:paraId="3D9C54EA" w14:textId="2419325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1000</w:t>
            </w:r>
          </w:p>
        </w:tc>
        <w:tc>
          <w:tcPr>
            <w:tcW w:w="906" w:type="dxa"/>
            <w:vAlign w:val="bottom"/>
          </w:tcPr>
          <w:p w14:paraId="317266FB" w14:textId="64591C0D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0CE57A16" w14:textId="0BF81D70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3880389F" w14:textId="77777777" w:rsidTr="005243F6">
        <w:tc>
          <w:tcPr>
            <w:tcW w:w="843" w:type="dxa"/>
            <w:vAlign w:val="bottom"/>
          </w:tcPr>
          <w:p w14:paraId="7A1224C1" w14:textId="75AC80F3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68C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2518FF45" w14:textId="75DBF292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4C01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4B05B6FC" w14:textId="11F5B47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68D</w:t>
            </w:r>
          </w:p>
        </w:tc>
        <w:tc>
          <w:tcPr>
            <w:tcW w:w="901" w:type="dxa"/>
            <w:vAlign w:val="bottom"/>
          </w:tcPr>
          <w:p w14:paraId="3549AEE0" w14:textId="1A19029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4C01</w:t>
            </w:r>
          </w:p>
        </w:tc>
        <w:tc>
          <w:tcPr>
            <w:tcW w:w="716" w:type="dxa"/>
            <w:vAlign w:val="bottom"/>
          </w:tcPr>
          <w:p w14:paraId="66C68C3B" w14:textId="4C8507A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69FEB0DC" w14:textId="2683D01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FF61</w:t>
            </w:r>
          </w:p>
        </w:tc>
        <w:tc>
          <w:tcPr>
            <w:tcW w:w="697" w:type="dxa"/>
            <w:vAlign w:val="bottom"/>
          </w:tcPr>
          <w:p w14:paraId="6AD3EAAB" w14:textId="29D1BE5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5EDEA0E6" w14:textId="6E80093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885" w:type="dxa"/>
            <w:vAlign w:val="bottom"/>
          </w:tcPr>
          <w:p w14:paraId="1DCF7E49" w14:textId="40EE554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FEC2</w:t>
            </w:r>
          </w:p>
        </w:tc>
        <w:tc>
          <w:tcPr>
            <w:tcW w:w="834" w:type="dxa"/>
            <w:vAlign w:val="bottom"/>
          </w:tcPr>
          <w:p w14:paraId="3C2C6B1F" w14:textId="1249632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1001</w:t>
            </w:r>
          </w:p>
        </w:tc>
        <w:tc>
          <w:tcPr>
            <w:tcW w:w="906" w:type="dxa"/>
            <w:vAlign w:val="bottom"/>
          </w:tcPr>
          <w:p w14:paraId="0F164B5F" w14:textId="499614E2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65563D72" w14:textId="5C177BE0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6923728C" w14:textId="77777777" w:rsidTr="005243F6">
        <w:tc>
          <w:tcPr>
            <w:tcW w:w="843" w:type="dxa"/>
            <w:vAlign w:val="bottom"/>
          </w:tcPr>
          <w:p w14:paraId="14BA7F2B" w14:textId="246E708B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68D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51AD55E2" w14:textId="3BE04B01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4C01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01C4A0F6" w14:textId="26AA3C4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68E</w:t>
            </w:r>
          </w:p>
        </w:tc>
        <w:tc>
          <w:tcPr>
            <w:tcW w:w="901" w:type="dxa"/>
            <w:vAlign w:val="bottom"/>
          </w:tcPr>
          <w:p w14:paraId="6F5FB962" w14:textId="6BD7649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4C01</w:t>
            </w:r>
          </w:p>
        </w:tc>
        <w:tc>
          <w:tcPr>
            <w:tcW w:w="716" w:type="dxa"/>
            <w:vAlign w:val="bottom"/>
          </w:tcPr>
          <w:p w14:paraId="4657D166" w14:textId="413B6EF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32091D15" w14:textId="201CDFD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FF61</w:t>
            </w:r>
          </w:p>
        </w:tc>
        <w:tc>
          <w:tcPr>
            <w:tcW w:w="697" w:type="dxa"/>
            <w:vAlign w:val="bottom"/>
          </w:tcPr>
          <w:p w14:paraId="22AD7F1B" w14:textId="0EC4C48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74F1E56E" w14:textId="2DB34A9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885" w:type="dxa"/>
            <w:vAlign w:val="bottom"/>
          </w:tcPr>
          <w:p w14:paraId="7EFB96C2" w14:textId="5240CEB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FE23</w:t>
            </w:r>
          </w:p>
        </w:tc>
        <w:tc>
          <w:tcPr>
            <w:tcW w:w="834" w:type="dxa"/>
            <w:vAlign w:val="bottom"/>
          </w:tcPr>
          <w:p w14:paraId="14D37C9A" w14:textId="1B46BF6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1001</w:t>
            </w:r>
          </w:p>
        </w:tc>
        <w:tc>
          <w:tcPr>
            <w:tcW w:w="906" w:type="dxa"/>
            <w:vAlign w:val="bottom"/>
          </w:tcPr>
          <w:p w14:paraId="105FD79F" w14:textId="1DAC0D1A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47DFA0AA" w14:textId="22DEE582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0B0F9F26" w14:textId="77777777" w:rsidTr="005243F6">
        <w:tc>
          <w:tcPr>
            <w:tcW w:w="843" w:type="dxa"/>
            <w:vAlign w:val="bottom"/>
          </w:tcPr>
          <w:p w14:paraId="3F315541" w14:textId="0429E7D4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68E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62A064D2" w14:textId="56AF6AD5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4C01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3E48ADB2" w14:textId="22A25DC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68F</w:t>
            </w:r>
          </w:p>
        </w:tc>
        <w:tc>
          <w:tcPr>
            <w:tcW w:w="901" w:type="dxa"/>
            <w:vAlign w:val="bottom"/>
          </w:tcPr>
          <w:p w14:paraId="053C649A" w14:textId="49F43A1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4C01</w:t>
            </w:r>
          </w:p>
        </w:tc>
        <w:tc>
          <w:tcPr>
            <w:tcW w:w="716" w:type="dxa"/>
            <w:vAlign w:val="bottom"/>
          </w:tcPr>
          <w:p w14:paraId="78EC20BD" w14:textId="396550E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15B0E6BA" w14:textId="7EDEACB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FF61</w:t>
            </w:r>
          </w:p>
        </w:tc>
        <w:tc>
          <w:tcPr>
            <w:tcW w:w="697" w:type="dxa"/>
            <w:vAlign w:val="bottom"/>
          </w:tcPr>
          <w:p w14:paraId="3E902EFC" w14:textId="3F95357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3C6742FA" w14:textId="5A31AEB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885" w:type="dxa"/>
            <w:vAlign w:val="bottom"/>
          </w:tcPr>
          <w:p w14:paraId="60814AF5" w14:textId="3F076B3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FD84</w:t>
            </w:r>
          </w:p>
        </w:tc>
        <w:tc>
          <w:tcPr>
            <w:tcW w:w="834" w:type="dxa"/>
            <w:vAlign w:val="bottom"/>
          </w:tcPr>
          <w:p w14:paraId="5B25868C" w14:textId="1AA89ED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1001</w:t>
            </w:r>
          </w:p>
        </w:tc>
        <w:tc>
          <w:tcPr>
            <w:tcW w:w="906" w:type="dxa"/>
            <w:vAlign w:val="bottom"/>
          </w:tcPr>
          <w:p w14:paraId="49A79821" w14:textId="6C7F609B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3D83F9B6" w14:textId="4CF66072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176A3D9F" w14:textId="77777777" w:rsidTr="005243F6">
        <w:tc>
          <w:tcPr>
            <w:tcW w:w="843" w:type="dxa"/>
            <w:vAlign w:val="bottom"/>
          </w:tcPr>
          <w:p w14:paraId="6A969099" w14:textId="51E2FFCA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68F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2D361F84" w14:textId="0C7BC61F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6E05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1063CDF1" w14:textId="036C4FA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690</w:t>
            </w:r>
          </w:p>
        </w:tc>
        <w:tc>
          <w:tcPr>
            <w:tcW w:w="901" w:type="dxa"/>
            <w:vAlign w:val="bottom"/>
          </w:tcPr>
          <w:p w14:paraId="5FE058DC" w14:textId="6D38A2F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6E05</w:t>
            </w:r>
          </w:p>
        </w:tc>
        <w:tc>
          <w:tcPr>
            <w:tcW w:w="716" w:type="dxa"/>
            <w:vAlign w:val="bottom"/>
          </w:tcPr>
          <w:p w14:paraId="3CBDE69C" w14:textId="30CFD94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695</w:t>
            </w:r>
          </w:p>
        </w:tc>
        <w:tc>
          <w:tcPr>
            <w:tcW w:w="885" w:type="dxa"/>
            <w:vAlign w:val="bottom"/>
          </w:tcPr>
          <w:p w14:paraId="5C44BDB8" w14:textId="30CE8D6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00ED</w:t>
            </w:r>
          </w:p>
        </w:tc>
        <w:tc>
          <w:tcPr>
            <w:tcW w:w="697" w:type="dxa"/>
            <w:vAlign w:val="bottom"/>
          </w:tcPr>
          <w:p w14:paraId="542F2DE2" w14:textId="7F1436E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3100227A" w14:textId="458B57D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0005</w:t>
            </w:r>
          </w:p>
        </w:tc>
        <w:tc>
          <w:tcPr>
            <w:tcW w:w="885" w:type="dxa"/>
            <w:vAlign w:val="bottom"/>
          </w:tcPr>
          <w:p w14:paraId="6D3760F5" w14:textId="0DB5D32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FC97</w:t>
            </w:r>
          </w:p>
        </w:tc>
        <w:tc>
          <w:tcPr>
            <w:tcW w:w="834" w:type="dxa"/>
            <w:vAlign w:val="bottom"/>
          </w:tcPr>
          <w:p w14:paraId="008F9184" w14:textId="13728FA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1001</w:t>
            </w:r>
          </w:p>
        </w:tc>
        <w:tc>
          <w:tcPr>
            <w:tcW w:w="906" w:type="dxa"/>
            <w:vAlign w:val="bottom"/>
          </w:tcPr>
          <w:p w14:paraId="1ECE27D5" w14:textId="6DAA030E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65DAD6AB" w14:textId="3170BC59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15EC830D" w14:textId="77777777" w:rsidTr="005243F6">
        <w:tc>
          <w:tcPr>
            <w:tcW w:w="843" w:type="dxa"/>
            <w:vAlign w:val="bottom"/>
          </w:tcPr>
          <w:p w14:paraId="2B3332AA" w14:textId="2CFCF51F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690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662B6086" w14:textId="7F5473BC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CE01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2922DA6F" w14:textId="65E8EC7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692</w:t>
            </w:r>
          </w:p>
        </w:tc>
        <w:tc>
          <w:tcPr>
            <w:tcW w:w="901" w:type="dxa"/>
            <w:vAlign w:val="bottom"/>
          </w:tcPr>
          <w:p w14:paraId="3922A16D" w14:textId="33C4136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CE01</w:t>
            </w:r>
          </w:p>
        </w:tc>
        <w:tc>
          <w:tcPr>
            <w:tcW w:w="716" w:type="dxa"/>
            <w:vAlign w:val="bottom"/>
          </w:tcPr>
          <w:p w14:paraId="0097A8EB" w14:textId="04293A8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690</w:t>
            </w:r>
          </w:p>
        </w:tc>
        <w:tc>
          <w:tcPr>
            <w:tcW w:w="885" w:type="dxa"/>
            <w:vAlign w:val="bottom"/>
          </w:tcPr>
          <w:p w14:paraId="5537FC70" w14:textId="3CB6F3E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0692</w:t>
            </w:r>
          </w:p>
        </w:tc>
        <w:tc>
          <w:tcPr>
            <w:tcW w:w="697" w:type="dxa"/>
            <w:vAlign w:val="bottom"/>
          </w:tcPr>
          <w:p w14:paraId="5FDC2FF3" w14:textId="51B8D5B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1D286BB9" w14:textId="3AEBA8A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885" w:type="dxa"/>
            <w:vAlign w:val="bottom"/>
          </w:tcPr>
          <w:p w14:paraId="32B96802" w14:textId="7DB2842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FC97</w:t>
            </w:r>
          </w:p>
        </w:tc>
        <w:tc>
          <w:tcPr>
            <w:tcW w:w="834" w:type="dxa"/>
            <w:vAlign w:val="bottom"/>
          </w:tcPr>
          <w:p w14:paraId="0DD7D95D" w14:textId="4483E84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1001</w:t>
            </w:r>
          </w:p>
        </w:tc>
        <w:tc>
          <w:tcPr>
            <w:tcW w:w="906" w:type="dxa"/>
            <w:vAlign w:val="bottom"/>
          </w:tcPr>
          <w:p w14:paraId="2CBA86F3" w14:textId="2E442DE4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0AD7DAAB" w14:textId="08A15CC6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4B7F574B" w14:textId="77777777" w:rsidTr="005243F6">
        <w:tc>
          <w:tcPr>
            <w:tcW w:w="843" w:type="dxa"/>
            <w:vAlign w:val="bottom"/>
          </w:tcPr>
          <w:p w14:paraId="5E1FCAF1" w14:textId="137333EE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692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04B97531" w14:textId="459BEB28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EC01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59D19305" w14:textId="0999322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693</w:t>
            </w:r>
          </w:p>
        </w:tc>
        <w:tc>
          <w:tcPr>
            <w:tcW w:w="901" w:type="dxa"/>
            <w:vAlign w:val="bottom"/>
          </w:tcPr>
          <w:p w14:paraId="580205D3" w14:textId="5524D23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EC01</w:t>
            </w:r>
          </w:p>
        </w:tc>
        <w:tc>
          <w:tcPr>
            <w:tcW w:w="716" w:type="dxa"/>
            <w:vAlign w:val="bottom"/>
          </w:tcPr>
          <w:p w14:paraId="60A655C7" w14:textId="00A2351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6835A33C" w14:textId="69DC9A4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FC97</w:t>
            </w:r>
          </w:p>
        </w:tc>
        <w:tc>
          <w:tcPr>
            <w:tcW w:w="697" w:type="dxa"/>
            <w:vAlign w:val="bottom"/>
          </w:tcPr>
          <w:p w14:paraId="6CC41CDF" w14:textId="4F16D86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3A947C51" w14:textId="3A79BBF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885" w:type="dxa"/>
            <w:vAlign w:val="bottom"/>
          </w:tcPr>
          <w:p w14:paraId="6D71F914" w14:textId="6B2CE1E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FC97</w:t>
            </w:r>
          </w:p>
        </w:tc>
        <w:tc>
          <w:tcPr>
            <w:tcW w:w="834" w:type="dxa"/>
            <w:vAlign w:val="bottom"/>
          </w:tcPr>
          <w:p w14:paraId="486D634F" w14:textId="33E409D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1001</w:t>
            </w:r>
          </w:p>
        </w:tc>
        <w:tc>
          <w:tcPr>
            <w:tcW w:w="906" w:type="dxa"/>
            <w:vAlign w:val="bottom"/>
          </w:tcPr>
          <w:p w14:paraId="2787AF08" w14:textId="4E5AD86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1214" w:type="dxa"/>
            <w:vAlign w:val="bottom"/>
          </w:tcPr>
          <w:p w14:paraId="1B529DE0" w14:textId="0E2D741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FC97</w:t>
            </w:r>
          </w:p>
        </w:tc>
      </w:tr>
      <w:tr w:rsidR="005243F6" w:rsidRPr="00E22A2E" w14:paraId="21693ADF" w14:textId="77777777" w:rsidTr="005243F6">
        <w:tc>
          <w:tcPr>
            <w:tcW w:w="843" w:type="dxa"/>
            <w:vAlign w:val="bottom"/>
          </w:tcPr>
          <w:p w14:paraId="31D8587C" w14:textId="00CC3DF4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693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53C75594" w14:textId="36715CB5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0A00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212AE203" w14:textId="35FE65E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203</w:t>
            </w:r>
          </w:p>
        </w:tc>
        <w:tc>
          <w:tcPr>
            <w:tcW w:w="901" w:type="dxa"/>
            <w:vAlign w:val="bottom"/>
          </w:tcPr>
          <w:p w14:paraId="052D5F5D" w14:textId="7B97D4D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0A00</w:t>
            </w:r>
          </w:p>
        </w:tc>
        <w:tc>
          <w:tcPr>
            <w:tcW w:w="716" w:type="dxa"/>
            <w:vAlign w:val="bottom"/>
          </w:tcPr>
          <w:p w14:paraId="38B03732" w14:textId="0ACCFCF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85" w:type="dxa"/>
            <w:vAlign w:val="bottom"/>
          </w:tcPr>
          <w:p w14:paraId="5B424CC8" w14:textId="751281C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0203</w:t>
            </w:r>
          </w:p>
        </w:tc>
        <w:tc>
          <w:tcPr>
            <w:tcW w:w="697" w:type="dxa"/>
            <w:vAlign w:val="bottom"/>
          </w:tcPr>
          <w:p w14:paraId="198889C6" w14:textId="620A740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39" w:type="dxa"/>
            <w:vAlign w:val="bottom"/>
          </w:tcPr>
          <w:p w14:paraId="261A20BC" w14:textId="461239B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0693</w:t>
            </w:r>
          </w:p>
        </w:tc>
        <w:tc>
          <w:tcPr>
            <w:tcW w:w="885" w:type="dxa"/>
            <w:vAlign w:val="bottom"/>
          </w:tcPr>
          <w:p w14:paraId="5366A1CA" w14:textId="443DD18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FC97</w:t>
            </w:r>
          </w:p>
        </w:tc>
        <w:tc>
          <w:tcPr>
            <w:tcW w:w="834" w:type="dxa"/>
            <w:vAlign w:val="bottom"/>
          </w:tcPr>
          <w:p w14:paraId="2359A5E4" w14:textId="129C78B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1001</w:t>
            </w:r>
          </w:p>
        </w:tc>
        <w:tc>
          <w:tcPr>
            <w:tcW w:w="906" w:type="dxa"/>
            <w:vAlign w:val="bottom"/>
          </w:tcPr>
          <w:p w14:paraId="413DD7B2" w14:textId="6B83589C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7C88A685" w14:textId="0ED8865C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07A45C8B" w14:textId="77777777" w:rsidTr="005243F6">
        <w:tc>
          <w:tcPr>
            <w:tcW w:w="843" w:type="dxa"/>
            <w:vAlign w:val="bottom"/>
          </w:tcPr>
          <w:p w14:paraId="7018E8F6" w14:textId="17CFFFAA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203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06AE1EFB" w14:textId="218FE7EA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0800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60E72F2A" w14:textId="28C0B69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204</w:t>
            </w:r>
          </w:p>
        </w:tc>
        <w:tc>
          <w:tcPr>
            <w:tcW w:w="901" w:type="dxa"/>
            <w:vAlign w:val="bottom"/>
          </w:tcPr>
          <w:p w14:paraId="20095000" w14:textId="042A0D7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0800</w:t>
            </w:r>
          </w:p>
        </w:tc>
        <w:tc>
          <w:tcPr>
            <w:tcW w:w="716" w:type="dxa"/>
            <w:vAlign w:val="bottom"/>
          </w:tcPr>
          <w:p w14:paraId="204EDF80" w14:textId="5C522CD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0CE100A1" w14:textId="578F4C4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FC97</w:t>
            </w:r>
          </w:p>
        </w:tc>
        <w:tc>
          <w:tcPr>
            <w:tcW w:w="697" w:type="dxa"/>
            <w:vAlign w:val="bottom"/>
          </w:tcPr>
          <w:p w14:paraId="2EE1CCC6" w14:textId="2F6E62F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277988D2" w14:textId="38D84EE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0203</w:t>
            </w:r>
          </w:p>
        </w:tc>
        <w:tc>
          <w:tcPr>
            <w:tcW w:w="885" w:type="dxa"/>
            <w:vAlign w:val="bottom"/>
          </w:tcPr>
          <w:p w14:paraId="7C829F4D" w14:textId="5D583A0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FC97</w:t>
            </w:r>
          </w:p>
        </w:tc>
        <w:tc>
          <w:tcPr>
            <w:tcW w:w="834" w:type="dxa"/>
            <w:vAlign w:val="bottom"/>
          </w:tcPr>
          <w:p w14:paraId="3A2643F6" w14:textId="1CB7024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1001</w:t>
            </w:r>
          </w:p>
        </w:tc>
        <w:tc>
          <w:tcPr>
            <w:tcW w:w="906" w:type="dxa"/>
            <w:vAlign w:val="bottom"/>
          </w:tcPr>
          <w:p w14:paraId="6909F8ED" w14:textId="0B698E43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3E9F7DA8" w14:textId="23A72F65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478E74FD" w14:textId="77777777" w:rsidTr="005243F6">
        <w:tc>
          <w:tcPr>
            <w:tcW w:w="843" w:type="dxa"/>
            <w:vAlign w:val="bottom"/>
          </w:tcPr>
          <w:p w14:paraId="3AD7C5E4" w14:textId="33DF0834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204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02CF87BC" w14:textId="0E4A8564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4E13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6E96EAD8" w14:textId="5BEC004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205</w:t>
            </w:r>
          </w:p>
        </w:tc>
        <w:tc>
          <w:tcPr>
            <w:tcW w:w="901" w:type="dxa"/>
            <w:vAlign w:val="bottom"/>
          </w:tcPr>
          <w:p w14:paraId="2EBC5F7A" w14:textId="07D3916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4E13</w:t>
            </w:r>
          </w:p>
        </w:tc>
        <w:tc>
          <w:tcPr>
            <w:tcW w:w="716" w:type="dxa"/>
            <w:vAlign w:val="bottom"/>
          </w:tcPr>
          <w:p w14:paraId="0BA7913B" w14:textId="5A7E5F6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218</w:t>
            </w:r>
          </w:p>
        </w:tc>
        <w:tc>
          <w:tcPr>
            <w:tcW w:w="885" w:type="dxa"/>
            <w:vAlign w:val="bottom"/>
          </w:tcPr>
          <w:p w14:paraId="367B49F8" w14:textId="3D1DFE3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697" w:type="dxa"/>
            <w:vAlign w:val="bottom"/>
          </w:tcPr>
          <w:p w14:paraId="32D17826" w14:textId="42ADF54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28FB2777" w14:textId="26A8275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0013</w:t>
            </w:r>
          </w:p>
        </w:tc>
        <w:tc>
          <w:tcPr>
            <w:tcW w:w="885" w:type="dxa"/>
            <w:vAlign w:val="bottom"/>
          </w:tcPr>
          <w:p w14:paraId="4625DC04" w14:textId="1BFB3B4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FC97</w:t>
            </w:r>
          </w:p>
        </w:tc>
        <w:tc>
          <w:tcPr>
            <w:tcW w:w="834" w:type="dxa"/>
            <w:vAlign w:val="bottom"/>
          </w:tcPr>
          <w:p w14:paraId="357672D9" w14:textId="101E15D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1000</w:t>
            </w:r>
          </w:p>
        </w:tc>
        <w:tc>
          <w:tcPr>
            <w:tcW w:w="906" w:type="dxa"/>
            <w:vAlign w:val="bottom"/>
          </w:tcPr>
          <w:p w14:paraId="1C20D02B" w14:textId="16DBDAE7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31DEB33A" w14:textId="5FD20377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18503768" w14:textId="77777777" w:rsidTr="005243F6">
        <w:tc>
          <w:tcPr>
            <w:tcW w:w="843" w:type="dxa"/>
            <w:vAlign w:val="bottom"/>
          </w:tcPr>
          <w:p w14:paraId="4A2D53DF" w14:textId="6D38CD64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205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47F77C2F" w14:textId="372C71EF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EE12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7C63FFAC" w14:textId="3F1BBA5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206</w:t>
            </w:r>
          </w:p>
        </w:tc>
        <w:tc>
          <w:tcPr>
            <w:tcW w:w="901" w:type="dxa"/>
            <w:vAlign w:val="bottom"/>
          </w:tcPr>
          <w:p w14:paraId="23545934" w14:textId="25C941C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EE12</w:t>
            </w:r>
          </w:p>
        </w:tc>
        <w:tc>
          <w:tcPr>
            <w:tcW w:w="716" w:type="dxa"/>
            <w:vAlign w:val="bottom"/>
          </w:tcPr>
          <w:p w14:paraId="75EEF322" w14:textId="34ED276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218</w:t>
            </w:r>
          </w:p>
        </w:tc>
        <w:tc>
          <w:tcPr>
            <w:tcW w:w="885" w:type="dxa"/>
            <w:vAlign w:val="bottom"/>
          </w:tcPr>
          <w:p w14:paraId="6AF257FC" w14:textId="090DE93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FC97</w:t>
            </w:r>
          </w:p>
        </w:tc>
        <w:tc>
          <w:tcPr>
            <w:tcW w:w="697" w:type="dxa"/>
            <w:vAlign w:val="bottom"/>
          </w:tcPr>
          <w:p w14:paraId="6E264978" w14:textId="75B8EFC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4DDD623A" w14:textId="52D33E0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0012</w:t>
            </w:r>
          </w:p>
        </w:tc>
        <w:tc>
          <w:tcPr>
            <w:tcW w:w="885" w:type="dxa"/>
            <w:vAlign w:val="bottom"/>
          </w:tcPr>
          <w:p w14:paraId="410E189F" w14:textId="0CFF1D9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FC97</w:t>
            </w:r>
          </w:p>
        </w:tc>
        <w:tc>
          <w:tcPr>
            <w:tcW w:w="834" w:type="dxa"/>
            <w:vAlign w:val="bottom"/>
          </w:tcPr>
          <w:p w14:paraId="54D36586" w14:textId="321DC55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1000</w:t>
            </w:r>
          </w:p>
        </w:tc>
        <w:tc>
          <w:tcPr>
            <w:tcW w:w="906" w:type="dxa"/>
            <w:vAlign w:val="bottom"/>
          </w:tcPr>
          <w:p w14:paraId="4CEAB6BF" w14:textId="3B27DAD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218</w:t>
            </w:r>
          </w:p>
        </w:tc>
        <w:tc>
          <w:tcPr>
            <w:tcW w:w="1214" w:type="dxa"/>
            <w:vAlign w:val="bottom"/>
          </w:tcPr>
          <w:p w14:paraId="63719AE5" w14:textId="0303543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FC97</w:t>
            </w:r>
          </w:p>
        </w:tc>
      </w:tr>
      <w:tr w:rsidR="005243F6" w:rsidRPr="00E22A2E" w14:paraId="0417ECBA" w14:textId="77777777" w:rsidTr="005243F6">
        <w:tc>
          <w:tcPr>
            <w:tcW w:w="843" w:type="dxa"/>
            <w:vAlign w:val="bottom"/>
          </w:tcPr>
          <w:p w14:paraId="29E02D29" w14:textId="31C23086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206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183149CD" w14:textId="01CC5229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AE0E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35E8F106" w14:textId="1678B25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207</w:t>
            </w:r>
          </w:p>
        </w:tc>
        <w:tc>
          <w:tcPr>
            <w:tcW w:w="901" w:type="dxa"/>
            <w:vAlign w:val="bottom"/>
          </w:tcPr>
          <w:p w14:paraId="44734BD2" w14:textId="2F5E2CA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AE0E</w:t>
            </w:r>
          </w:p>
        </w:tc>
        <w:tc>
          <w:tcPr>
            <w:tcW w:w="716" w:type="dxa"/>
            <w:vAlign w:val="bottom"/>
          </w:tcPr>
          <w:p w14:paraId="16308C8F" w14:textId="4AE35E2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215</w:t>
            </w:r>
          </w:p>
        </w:tc>
        <w:tc>
          <w:tcPr>
            <w:tcW w:w="885" w:type="dxa"/>
            <w:vAlign w:val="bottom"/>
          </w:tcPr>
          <w:p w14:paraId="5F8D188C" w14:textId="0FA0D2F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0A27</w:t>
            </w:r>
          </w:p>
        </w:tc>
        <w:tc>
          <w:tcPr>
            <w:tcW w:w="697" w:type="dxa"/>
            <w:vAlign w:val="bottom"/>
          </w:tcPr>
          <w:p w14:paraId="42F3A174" w14:textId="27C9454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1785BCE1" w14:textId="6F73E44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000E</w:t>
            </w:r>
          </w:p>
        </w:tc>
        <w:tc>
          <w:tcPr>
            <w:tcW w:w="885" w:type="dxa"/>
            <w:vAlign w:val="bottom"/>
          </w:tcPr>
          <w:p w14:paraId="00ABC022" w14:textId="4C093AB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0A27</w:t>
            </w:r>
          </w:p>
        </w:tc>
        <w:tc>
          <w:tcPr>
            <w:tcW w:w="834" w:type="dxa"/>
            <w:vAlign w:val="bottom"/>
          </w:tcPr>
          <w:p w14:paraId="57F69B43" w14:textId="191DED2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2AAF3B0D" w14:textId="28EB4253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1F791B45" w14:textId="645C221F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6D259463" w14:textId="77777777" w:rsidTr="005243F6">
        <w:tc>
          <w:tcPr>
            <w:tcW w:w="843" w:type="dxa"/>
            <w:vAlign w:val="bottom"/>
          </w:tcPr>
          <w:p w14:paraId="34CE9CC5" w14:textId="2C208C66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207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75610269" w14:textId="77B6EF9B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0C00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25A675F9" w14:textId="4013033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208</w:t>
            </w:r>
          </w:p>
        </w:tc>
        <w:tc>
          <w:tcPr>
            <w:tcW w:w="901" w:type="dxa"/>
            <w:vAlign w:val="bottom"/>
          </w:tcPr>
          <w:p w14:paraId="7E08A6CC" w14:textId="34705E2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0C00</w:t>
            </w:r>
          </w:p>
        </w:tc>
        <w:tc>
          <w:tcPr>
            <w:tcW w:w="716" w:type="dxa"/>
            <w:vAlign w:val="bottom"/>
          </w:tcPr>
          <w:p w14:paraId="2CF3DC0B" w14:textId="55D7F47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224D5642" w14:textId="58C9BF2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0A27</w:t>
            </w:r>
          </w:p>
        </w:tc>
        <w:tc>
          <w:tcPr>
            <w:tcW w:w="697" w:type="dxa"/>
            <w:vAlign w:val="bottom"/>
          </w:tcPr>
          <w:p w14:paraId="0BF2E7AA" w14:textId="4EB76A8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39" w:type="dxa"/>
            <w:vAlign w:val="bottom"/>
          </w:tcPr>
          <w:p w14:paraId="00AE1564" w14:textId="6D7D8BD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0207</w:t>
            </w:r>
          </w:p>
        </w:tc>
        <w:tc>
          <w:tcPr>
            <w:tcW w:w="885" w:type="dxa"/>
            <w:vAlign w:val="bottom"/>
          </w:tcPr>
          <w:p w14:paraId="31774C62" w14:textId="046A7AB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0A27</w:t>
            </w:r>
          </w:p>
        </w:tc>
        <w:tc>
          <w:tcPr>
            <w:tcW w:w="834" w:type="dxa"/>
            <w:vAlign w:val="bottom"/>
          </w:tcPr>
          <w:p w14:paraId="48BA2824" w14:textId="03F1AC2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28A2B892" w14:textId="6965EB1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1214" w:type="dxa"/>
            <w:vAlign w:val="bottom"/>
          </w:tcPr>
          <w:p w14:paraId="058F7FC6" w14:textId="05F8E7E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0A27</w:t>
            </w:r>
          </w:p>
        </w:tc>
      </w:tr>
      <w:tr w:rsidR="005243F6" w:rsidRPr="00E22A2E" w14:paraId="341DD85E" w14:textId="77777777" w:rsidTr="005243F6">
        <w:tc>
          <w:tcPr>
            <w:tcW w:w="843" w:type="dxa"/>
            <w:vAlign w:val="bottom"/>
          </w:tcPr>
          <w:p w14:paraId="62B86EB6" w14:textId="38E4C615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lastRenderedPageBreak/>
              <w:t>208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587C18BA" w14:textId="3B8FEC92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D687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2BCD84E4" w14:textId="1B7367D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687</w:t>
            </w:r>
          </w:p>
        </w:tc>
        <w:tc>
          <w:tcPr>
            <w:tcW w:w="901" w:type="dxa"/>
            <w:vAlign w:val="bottom"/>
          </w:tcPr>
          <w:p w14:paraId="066FF932" w14:textId="3562A16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D687</w:t>
            </w:r>
          </w:p>
        </w:tc>
        <w:tc>
          <w:tcPr>
            <w:tcW w:w="716" w:type="dxa"/>
            <w:vAlign w:val="bottom"/>
          </w:tcPr>
          <w:p w14:paraId="10B7A8E4" w14:textId="23D6DC8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85" w:type="dxa"/>
            <w:vAlign w:val="bottom"/>
          </w:tcPr>
          <w:p w14:paraId="70D6EF5E" w14:textId="04D65D3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0209</w:t>
            </w:r>
          </w:p>
        </w:tc>
        <w:tc>
          <w:tcPr>
            <w:tcW w:w="697" w:type="dxa"/>
            <w:vAlign w:val="bottom"/>
          </w:tcPr>
          <w:p w14:paraId="00A9E05D" w14:textId="2EC3CA3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101102F7" w14:textId="2831B71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D687</w:t>
            </w:r>
          </w:p>
        </w:tc>
        <w:tc>
          <w:tcPr>
            <w:tcW w:w="885" w:type="dxa"/>
            <w:vAlign w:val="bottom"/>
          </w:tcPr>
          <w:p w14:paraId="77AB7387" w14:textId="164A952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0A27</w:t>
            </w:r>
          </w:p>
        </w:tc>
        <w:tc>
          <w:tcPr>
            <w:tcW w:w="834" w:type="dxa"/>
            <w:vAlign w:val="bottom"/>
          </w:tcPr>
          <w:p w14:paraId="077BF76C" w14:textId="4649975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39CF9F5C" w14:textId="103EF29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1214" w:type="dxa"/>
            <w:vAlign w:val="bottom"/>
          </w:tcPr>
          <w:p w14:paraId="6D215DF1" w14:textId="59EC6CF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0209</w:t>
            </w:r>
          </w:p>
        </w:tc>
      </w:tr>
      <w:tr w:rsidR="005243F6" w:rsidRPr="00E22A2E" w14:paraId="058587CB" w14:textId="77777777" w:rsidTr="005243F6">
        <w:tc>
          <w:tcPr>
            <w:tcW w:w="843" w:type="dxa"/>
            <w:vAlign w:val="bottom"/>
          </w:tcPr>
          <w:p w14:paraId="56062927" w14:textId="5E1DBDE3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687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45658E8A" w14:textId="360A8C1A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AC01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641A2803" w14:textId="4DAD84B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688</w:t>
            </w:r>
          </w:p>
        </w:tc>
        <w:tc>
          <w:tcPr>
            <w:tcW w:w="901" w:type="dxa"/>
            <w:vAlign w:val="bottom"/>
          </w:tcPr>
          <w:p w14:paraId="5A7DD9CC" w14:textId="14C9D81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AC01</w:t>
            </w:r>
          </w:p>
        </w:tc>
        <w:tc>
          <w:tcPr>
            <w:tcW w:w="716" w:type="dxa"/>
            <w:vAlign w:val="bottom"/>
          </w:tcPr>
          <w:p w14:paraId="291957BA" w14:textId="1E74DD1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4C4754A2" w14:textId="0452FEF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0A27</w:t>
            </w:r>
          </w:p>
        </w:tc>
        <w:tc>
          <w:tcPr>
            <w:tcW w:w="697" w:type="dxa"/>
            <w:vAlign w:val="bottom"/>
          </w:tcPr>
          <w:p w14:paraId="6786B16D" w14:textId="7F0D3A3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355195FD" w14:textId="397FA8C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885" w:type="dxa"/>
            <w:vAlign w:val="bottom"/>
          </w:tcPr>
          <w:p w14:paraId="15F3DA43" w14:textId="717993F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0A27</w:t>
            </w:r>
          </w:p>
        </w:tc>
        <w:tc>
          <w:tcPr>
            <w:tcW w:w="834" w:type="dxa"/>
            <w:vAlign w:val="bottom"/>
          </w:tcPr>
          <w:p w14:paraId="4708FD87" w14:textId="602DFF6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3EF2FEEE" w14:textId="3D95F367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0B2AD6F7" w14:textId="77C14B3F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03FDD910" w14:textId="77777777" w:rsidTr="005243F6">
        <w:tc>
          <w:tcPr>
            <w:tcW w:w="843" w:type="dxa"/>
            <w:vAlign w:val="bottom"/>
          </w:tcPr>
          <w:p w14:paraId="52E04D5B" w14:textId="5FAC3E14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688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02048988" w14:textId="6DD6646C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F203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031CE859" w14:textId="54D7774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689</w:t>
            </w:r>
          </w:p>
        </w:tc>
        <w:tc>
          <w:tcPr>
            <w:tcW w:w="901" w:type="dxa"/>
            <w:vAlign w:val="bottom"/>
          </w:tcPr>
          <w:p w14:paraId="070A4BD2" w14:textId="6908866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F203</w:t>
            </w:r>
          </w:p>
        </w:tc>
        <w:tc>
          <w:tcPr>
            <w:tcW w:w="716" w:type="dxa"/>
            <w:vAlign w:val="bottom"/>
          </w:tcPr>
          <w:p w14:paraId="310B6537" w14:textId="07184D6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688</w:t>
            </w:r>
          </w:p>
        </w:tc>
        <w:tc>
          <w:tcPr>
            <w:tcW w:w="885" w:type="dxa"/>
            <w:vAlign w:val="bottom"/>
          </w:tcPr>
          <w:p w14:paraId="1D36CE76" w14:textId="4A5DF5D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F203</w:t>
            </w:r>
          </w:p>
        </w:tc>
        <w:tc>
          <w:tcPr>
            <w:tcW w:w="697" w:type="dxa"/>
            <w:vAlign w:val="bottom"/>
          </w:tcPr>
          <w:p w14:paraId="5A9B4036" w14:textId="11ACB39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10FB2C11" w14:textId="2971643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0688</w:t>
            </w:r>
          </w:p>
        </w:tc>
        <w:tc>
          <w:tcPr>
            <w:tcW w:w="885" w:type="dxa"/>
            <w:vAlign w:val="bottom"/>
          </w:tcPr>
          <w:p w14:paraId="0ED6307E" w14:textId="7E1E881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0A27</w:t>
            </w:r>
          </w:p>
        </w:tc>
        <w:tc>
          <w:tcPr>
            <w:tcW w:w="834" w:type="dxa"/>
            <w:vAlign w:val="bottom"/>
          </w:tcPr>
          <w:p w14:paraId="4A0EFA9C" w14:textId="7456D83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3BB10C49" w14:textId="35879E37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12312FA7" w14:textId="658699A5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397AC226" w14:textId="77777777" w:rsidTr="005243F6">
        <w:tc>
          <w:tcPr>
            <w:tcW w:w="843" w:type="dxa"/>
            <w:vAlign w:val="bottom"/>
          </w:tcPr>
          <w:p w14:paraId="54BB3A0B" w14:textId="42B12F9D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689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2DAE8DCA" w14:textId="227C6318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7E0A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1C825766" w14:textId="18F2470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68A</w:t>
            </w:r>
          </w:p>
        </w:tc>
        <w:tc>
          <w:tcPr>
            <w:tcW w:w="901" w:type="dxa"/>
            <w:vAlign w:val="bottom"/>
          </w:tcPr>
          <w:p w14:paraId="4F5FB5CD" w14:textId="219B403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7E0A</w:t>
            </w:r>
          </w:p>
        </w:tc>
        <w:tc>
          <w:tcPr>
            <w:tcW w:w="716" w:type="dxa"/>
            <w:vAlign w:val="bottom"/>
          </w:tcPr>
          <w:p w14:paraId="25CE59D5" w14:textId="5BFC518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694</w:t>
            </w:r>
          </w:p>
        </w:tc>
        <w:tc>
          <w:tcPr>
            <w:tcW w:w="885" w:type="dxa"/>
            <w:vAlign w:val="bottom"/>
          </w:tcPr>
          <w:p w14:paraId="78590A7B" w14:textId="79D195E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697" w:type="dxa"/>
            <w:vAlign w:val="bottom"/>
          </w:tcPr>
          <w:p w14:paraId="0AF4032D" w14:textId="7871305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4E2A9DCE" w14:textId="295836A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000A</w:t>
            </w:r>
          </w:p>
        </w:tc>
        <w:tc>
          <w:tcPr>
            <w:tcW w:w="885" w:type="dxa"/>
            <w:vAlign w:val="bottom"/>
          </w:tcPr>
          <w:p w14:paraId="53F4B41D" w14:textId="38363FD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0A27</w:t>
            </w:r>
          </w:p>
        </w:tc>
        <w:tc>
          <w:tcPr>
            <w:tcW w:w="834" w:type="dxa"/>
            <w:vAlign w:val="bottom"/>
          </w:tcPr>
          <w:p w14:paraId="6DAE92ED" w14:textId="143B453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1000</w:t>
            </w:r>
          </w:p>
        </w:tc>
        <w:tc>
          <w:tcPr>
            <w:tcW w:w="906" w:type="dxa"/>
            <w:vAlign w:val="bottom"/>
          </w:tcPr>
          <w:p w14:paraId="5D47787F" w14:textId="2ECD63D2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19E67748" w14:textId="675FE950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7BDA6023" w14:textId="77777777" w:rsidTr="005243F6">
        <w:tc>
          <w:tcPr>
            <w:tcW w:w="843" w:type="dxa"/>
            <w:vAlign w:val="bottom"/>
          </w:tcPr>
          <w:p w14:paraId="20BDD95B" w14:textId="40DC08DB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68A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2E4848E8" w14:textId="544C8F47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F006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2621C5BF" w14:textId="182168D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68B</w:t>
            </w:r>
          </w:p>
        </w:tc>
        <w:tc>
          <w:tcPr>
            <w:tcW w:w="901" w:type="dxa"/>
            <w:vAlign w:val="bottom"/>
          </w:tcPr>
          <w:p w14:paraId="78AC0594" w14:textId="54BFD5F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F006</w:t>
            </w:r>
          </w:p>
        </w:tc>
        <w:tc>
          <w:tcPr>
            <w:tcW w:w="716" w:type="dxa"/>
            <w:vAlign w:val="bottom"/>
          </w:tcPr>
          <w:p w14:paraId="7A5EECC2" w14:textId="5E80917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68A</w:t>
            </w:r>
          </w:p>
        </w:tc>
        <w:tc>
          <w:tcPr>
            <w:tcW w:w="885" w:type="dxa"/>
            <w:vAlign w:val="bottom"/>
          </w:tcPr>
          <w:p w14:paraId="26ADC132" w14:textId="055869A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F006</w:t>
            </w:r>
          </w:p>
        </w:tc>
        <w:tc>
          <w:tcPr>
            <w:tcW w:w="697" w:type="dxa"/>
            <w:vAlign w:val="bottom"/>
          </w:tcPr>
          <w:p w14:paraId="72D9523C" w14:textId="2BDAF29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1634B50C" w14:textId="099904B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068A</w:t>
            </w:r>
          </w:p>
        </w:tc>
        <w:tc>
          <w:tcPr>
            <w:tcW w:w="885" w:type="dxa"/>
            <w:vAlign w:val="bottom"/>
          </w:tcPr>
          <w:p w14:paraId="7F123A8A" w14:textId="4E56980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0A27</w:t>
            </w:r>
          </w:p>
        </w:tc>
        <w:tc>
          <w:tcPr>
            <w:tcW w:w="834" w:type="dxa"/>
            <w:vAlign w:val="bottom"/>
          </w:tcPr>
          <w:p w14:paraId="795CAE46" w14:textId="6B1228B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1000</w:t>
            </w:r>
          </w:p>
        </w:tc>
        <w:tc>
          <w:tcPr>
            <w:tcW w:w="906" w:type="dxa"/>
            <w:vAlign w:val="bottom"/>
          </w:tcPr>
          <w:p w14:paraId="7396B43B" w14:textId="187B3FD7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778D1E90" w14:textId="15187C29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15D4AF06" w14:textId="77777777" w:rsidTr="005243F6">
        <w:tc>
          <w:tcPr>
            <w:tcW w:w="843" w:type="dxa"/>
            <w:vAlign w:val="bottom"/>
          </w:tcPr>
          <w:p w14:paraId="3676CDF8" w14:textId="32AFEF56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68B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06C86376" w14:textId="227D7269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F805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509C5A77" w14:textId="419AFA8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691</w:t>
            </w:r>
          </w:p>
        </w:tc>
        <w:tc>
          <w:tcPr>
            <w:tcW w:w="901" w:type="dxa"/>
            <w:vAlign w:val="bottom"/>
          </w:tcPr>
          <w:p w14:paraId="194774B4" w14:textId="718961A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F805</w:t>
            </w:r>
          </w:p>
        </w:tc>
        <w:tc>
          <w:tcPr>
            <w:tcW w:w="716" w:type="dxa"/>
            <w:vAlign w:val="bottom"/>
          </w:tcPr>
          <w:p w14:paraId="6554DF53" w14:textId="3E7463B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68B</w:t>
            </w:r>
          </w:p>
        </w:tc>
        <w:tc>
          <w:tcPr>
            <w:tcW w:w="885" w:type="dxa"/>
            <w:vAlign w:val="bottom"/>
          </w:tcPr>
          <w:p w14:paraId="04086D5D" w14:textId="12223CB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F805</w:t>
            </w:r>
          </w:p>
        </w:tc>
        <w:tc>
          <w:tcPr>
            <w:tcW w:w="697" w:type="dxa"/>
            <w:vAlign w:val="bottom"/>
          </w:tcPr>
          <w:p w14:paraId="52584613" w14:textId="4680457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1F853713" w14:textId="41F6ED2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0005</w:t>
            </w:r>
          </w:p>
        </w:tc>
        <w:tc>
          <w:tcPr>
            <w:tcW w:w="885" w:type="dxa"/>
            <w:vAlign w:val="bottom"/>
          </w:tcPr>
          <w:p w14:paraId="549E8428" w14:textId="38F3FC9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0A27</w:t>
            </w:r>
          </w:p>
        </w:tc>
        <w:tc>
          <w:tcPr>
            <w:tcW w:w="834" w:type="dxa"/>
            <w:vAlign w:val="bottom"/>
          </w:tcPr>
          <w:p w14:paraId="6040CB78" w14:textId="032DA1B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1000</w:t>
            </w:r>
          </w:p>
        </w:tc>
        <w:tc>
          <w:tcPr>
            <w:tcW w:w="906" w:type="dxa"/>
            <w:vAlign w:val="bottom"/>
          </w:tcPr>
          <w:p w14:paraId="30CAABBD" w14:textId="4B4CD8B2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6A2B2FC6" w14:textId="4E1EF7E2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450B0CC7" w14:textId="77777777" w:rsidTr="005243F6">
        <w:tc>
          <w:tcPr>
            <w:tcW w:w="843" w:type="dxa"/>
            <w:vAlign w:val="bottom"/>
          </w:tcPr>
          <w:p w14:paraId="02128AA6" w14:textId="08A0DAAC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691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1C5DBFE6" w14:textId="1DF1A406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AE02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539799DF" w14:textId="5A2E32B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692</w:t>
            </w:r>
          </w:p>
        </w:tc>
        <w:tc>
          <w:tcPr>
            <w:tcW w:w="901" w:type="dxa"/>
            <w:vAlign w:val="bottom"/>
          </w:tcPr>
          <w:p w14:paraId="79F6DD25" w14:textId="395D72E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AE02</w:t>
            </w:r>
          </w:p>
        </w:tc>
        <w:tc>
          <w:tcPr>
            <w:tcW w:w="716" w:type="dxa"/>
            <w:vAlign w:val="bottom"/>
          </w:tcPr>
          <w:p w14:paraId="0E8ECC2E" w14:textId="510F1D2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694</w:t>
            </w:r>
          </w:p>
        </w:tc>
        <w:tc>
          <w:tcPr>
            <w:tcW w:w="885" w:type="dxa"/>
            <w:vAlign w:val="bottom"/>
          </w:tcPr>
          <w:p w14:paraId="173BBE61" w14:textId="4BDD60D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697" w:type="dxa"/>
            <w:vAlign w:val="bottom"/>
          </w:tcPr>
          <w:p w14:paraId="6A035585" w14:textId="06D8060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1CF4B7B2" w14:textId="286AD9D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0002</w:t>
            </w:r>
          </w:p>
        </w:tc>
        <w:tc>
          <w:tcPr>
            <w:tcW w:w="885" w:type="dxa"/>
            <w:vAlign w:val="bottom"/>
          </w:tcPr>
          <w:p w14:paraId="7337DC1C" w14:textId="2633A42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834" w:type="dxa"/>
            <w:vAlign w:val="bottom"/>
          </w:tcPr>
          <w:p w14:paraId="41042412" w14:textId="262E76D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56E890CB" w14:textId="5E220A57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330795D0" w14:textId="5AF3981A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6A47488D" w14:textId="77777777" w:rsidTr="005243F6">
        <w:tc>
          <w:tcPr>
            <w:tcW w:w="843" w:type="dxa"/>
            <w:vAlign w:val="bottom"/>
          </w:tcPr>
          <w:p w14:paraId="6515C774" w14:textId="5F90FE4D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692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0F9195AB" w14:textId="5878A9A9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EC01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5F278382" w14:textId="2811A27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693</w:t>
            </w:r>
          </w:p>
        </w:tc>
        <w:tc>
          <w:tcPr>
            <w:tcW w:w="901" w:type="dxa"/>
            <w:vAlign w:val="bottom"/>
          </w:tcPr>
          <w:p w14:paraId="09ECE986" w14:textId="47939D6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EC01</w:t>
            </w:r>
          </w:p>
        </w:tc>
        <w:tc>
          <w:tcPr>
            <w:tcW w:w="716" w:type="dxa"/>
            <w:vAlign w:val="bottom"/>
          </w:tcPr>
          <w:p w14:paraId="60C75E3E" w14:textId="050A6C4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5B7762F0" w14:textId="7BE7F2C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697" w:type="dxa"/>
            <w:vAlign w:val="bottom"/>
          </w:tcPr>
          <w:p w14:paraId="0E1B790B" w14:textId="0C5964C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4EFF4508" w14:textId="5C7B1D3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885" w:type="dxa"/>
            <w:vAlign w:val="bottom"/>
          </w:tcPr>
          <w:p w14:paraId="320819ED" w14:textId="7A1DF19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834" w:type="dxa"/>
            <w:vAlign w:val="bottom"/>
          </w:tcPr>
          <w:p w14:paraId="7BD760A7" w14:textId="69CB44A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10A3D26B" w14:textId="3615265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1214" w:type="dxa"/>
            <w:vAlign w:val="bottom"/>
          </w:tcPr>
          <w:p w14:paraId="77CC0E23" w14:textId="646D8F0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</w:tr>
      <w:tr w:rsidR="005243F6" w:rsidRPr="00E22A2E" w14:paraId="5F96B01F" w14:textId="77777777" w:rsidTr="005243F6">
        <w:tc>
          <w:tcPr>
            <w:tcW w:w="843" w:type="dxa"/>
            <w:vAlign w:val="bottom"/>
          </w:tcPr>
          <w:p w14:paraId="334112C1" w14:textId="5A1415AB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693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62794443" w14:textId="4F902812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0A00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613CA97C" w14:textId="685E2A6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209</w:t>
            </w:r>
          </w:p>
        </w:tc>
        <w:tc>
          <w:tcPr>
            <w:tcW w:w="901" w:type="dxa"/>
            <w:vAlign w:val="bottom"/>
          </w:tcPr>
          <w:p w14:paraId="6F3EF082" w14:textId="7F8DB8E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0A00</w:t>
            </w:r>
          </w:p>
        </w:tc>
        <w:tc>
          <w:tcPr>
            <w:tcW w:w="716" w:type="dxa"/>
            <w:vAlign w:val="bottom"/>
          </w:tcPr>
          <w:p w14:paraId="5C9D8BBC" w14:textId="7AFAC5E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85" w:type="dxa"/>
            <w:vAlign w:val="bottom"/>
          </w:tcPr>
          <w:p w14:paraId="23068357" w14:textId="0186853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0209</w:t>
            </w:r>
          </w:p>
        </w:tc>
        <w:tc>
          <w:tcPr>
            <w:tcW w:w="697" w:type="dxa"/>
            <w:vAlign w:val="bottom"/>
          </w:tcPr>
          <w:p w14:paraId="4BE9647D" w14:textId="20B02F5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39" w:type="dxa"/>
            <w:vAlign w:val="bottom"/>
          </w:tcPr>
          <w:p w14:paraId="53C0FEFA" w14:textId="22142F1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0693</w:t>
            </w:r>
          </w:p>
        </w:tc>
        <w:tc>
          <w:tcPr>
            <w:tcW w:w="885" w:type="dxa"/>
            <w:vAlign w:val="bottom"/>
          </w:tcPr>
          <w:p w14:paraId="2E02A86B" w14:textId="7B5E48B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834" w:type="dxa"/>
            <w:vAlign w:val="bottom"/>
          </w:tcPr>
          <w:p w14:paraId="3703E46B" w14:textId="6B18C37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2B5EA4A7" w14:textId="4D7096D6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68DF74F4" w14:textId="73577FC2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069A7087" w14:textId="77777777" w:rsidTr="005243F6">
        <w:tc>
          <w:tcPr>
            <w:tcW w:w="843" w:type="dxa"/>
            <w:vAlign w:val="bottom"/>
          </w:tcPr>
          <w:p w14:paraId="3686FD82" w14:textId="300FEE85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209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73B83FA3" w14:textId="6E3E3E01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0800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7E6E4121" w14:textId="64DD967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20A</w:t>
            </w:r>
          </w:p>
        </w:tc>
        <w:tc>
          <w:tcPr>
            <w:tcW w:w="901" w:type="dxa"/>
            <w:vAlign w:val="bottom"/>
          </w:tcPr>
          <w:p w14:paraId="66C58500" w14:textId="23E20E8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0800</w:t>
            </w:r>
          </w:p>
        </w:tc>
        <w:tc>
          <w:tcPr>
            <w:tcW w:w="716" w:type="dxa"/>
            <w:vAlign w:val="bottom"/>
          </w:tcPr>
          <w:p w14:paraId="428C2E23" w14:textId="325311F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16D2C617" w14:textId="37E5769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697" w:type="dxa"/>
            <w:vAlign w:val="bottom"/>
          </w:tcPr>
          <w:p w14:paraId="2F061DDF" w14:textId="79045A3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18B4D2B9" w14:textId="370619D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0209</w:t>
            </w:r>
          </w:p>
        </w:tc>
        <w:tc>
          <w:tcPr>
            <w:tcW w:w="885" w:type="dxa"/>
            <w:vAlign w:val="bottom"/>
          </w:tcPr>
          <w:p w14:paraId="6C04CD75" w14:textId="001A44E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834" w:type="dxa"/>
            <w:vAlign w:val="bottom"/>
          </w:tcPr>
          <w:p w14:paraId="0F4B01EF" w14:textId="0AD2AFD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4B95EE30" w14:textId="1EFEE3A7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51DF8266" w14:textId="7ECD2484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0FEBE5D4" w14:textId="77777777" w:rsidTr="005243F6">
        <w:tc>
          <w:tcPr>
            <w:tcW w:w="843" w:type="dxa"/>
            <w:vAlign w:val="bottom"/>
          </w:tcPr>
          <w:p w14:paraId="7B18C969" w14:textId="4FB13F26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20A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00F3B058" w14:textId="5DD06DCF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0700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1FC0C25D" w14:textId="2011870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20B</w:t>
            </w:r>
          </w:p>
        </w:tc>
        <w:tc>
          <w:tcPr>
            <w:tcW w:w="901" w:type="dxa"/>
            <w:vAlign w:val="bottom"/>
          </w:tcPr>
          <w:p w14:paraId="40ED2B93" w14:textId="5B75CF7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0700</w:t>
            </w:r>
          </w:p>
        </w:tc>
        <w:tc>
          <w:tcPr>
            <w:tcW w:w="716" w:type="dxa"/>
            <w:vAlign w:val="bottom"/>
          </w:tcPr>
          <w:p w14:paraId="65AD77CF" w14:textId="51A3E8D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20A</w:t>
            </w:r>
          </w:p>
        </w:tc>
        <w:tc>
          <w:tcPr>
            <w:tcW w:w="885" w:type="dxa"/>
            <w:vAlign w:val="bottom"/>
          </w:tcPr>
          <w:p w14:paraId="4ADA3AC8" w14:textId="18290C5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0700</w:t>
            </w:r>
          </w:p>
        </w:tc>
        <w:tc>
          <w:tcPr>
            <w:tcW w:w="697" w:type="dxa"/>
            <w:vAlign w:val="bottom"/>
          </w:tcPr>
          <w:p w14:paraId="310DEACA" w14:textId="79CB96A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7DF522F1" w14:textId="125FB38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020A</w:t>
            </w:r>
          </w:p>
        </w:tc>
        <w:tc>
          <w:tcPr>
            <w:tcW w:w="885" w:type="dxa"/>
            <w:vAlign w:val="bottom"/>
          </w:tcPr>
          <w:p w14:paraId="404A7668" w14:textId="7C78004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0FC3</w:t>
            </w:r>
          </w:p>
        </w:tc>
        <w:tc>
          <w:tcPr>
            <w:tcW w:w="834" w:type="dxa"/>
            <w:vAlign w:val="bottom"/>
          </w:tcPr>
          <w:p w14:paraId="03AD3B31" w14:textId="22AEF49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27C47E40" w14:textId="33702F59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382C209D" w14:textId="6C1A9487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6AB48916" w14:textId="77777777" w:rsidTr="005243F6">
        <w:tc>
          <w:tcPr>
            <w:tcW w:w="843" w:type="dxa"/>
            <w:vAlign w:val="bottom"/>
          </w:tcPr>
          <w:p w14:paraId="02806265" w14:textId="2CEA0E36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20B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124B80E1" w14:textId="2A3000CA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4E0C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759BF674" w14:textId="0E9B10B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20C</w:t>
            </w:r>
          </w:p>
        </w:tc>
        <w:tc>
          <w:tcPr>
            <w:tcW w:w="901" w:type="dxa"/>
            <w:vAlign w:val="bottom"/>
          </w:tcPr>
          <w:p w14:paraId="7B4AB241" w14:textId="6DDBF87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4E0C</w:t>
            </w:r>
          </w:p>
        </w:tc>
        <w:tc>
          <w:tcPr>
            <w:tcW w:w="716" w:type="dxa"/>
            <w:vAlign w:val="bottom"/>
          </w:tcPr>
          <w:p w14:paraId="7BA55A07" w14:textId="2AD7E6D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218</w:t>
            </w:r>
          </w:p>
        </w:tc>
        <w:tc>
          <w:tcPr>
            <w:tcW w:w="885" w:type="dxa"/>
            <w:vAlign w:val="bottom"/>
          </w:tcPr>
          <w:p w14:paraId="117BA679" w14:textId="37BF987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FC97</w:t>
            </w:r>
          </w:p>
        </w:tc>
        <w:tc>
          <w:tcPr>
            <w:tcW w:w="697" w:type="dxa"/>
            <w:vAlign w:val="bottom"/>
          </w:tcPr>
          <w:p w14:paraId="4FAE2109" w14:textId="4C48658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66362F22" w14:textId="106B6ED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000C</w:t>
            </w:r>
          </w:p>
        </w:tc>
        <w:tc>
          <w:tcPr>
            <w:tcW w:w="885" w:type="dxa"/>
            <w:vAlign w:val="bottom"/>
          </w:tcPr>
          <w:p w14:paraId="47BB1586" w14:textId="0487170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0C5A</w:t>
            </w:r>
          </w:p>
        </w:tc>
        <w:tc>
          <w:tcPr>
            <w:tcW w:w="834" w:type="dxa"/>
            <w:vAlign w:val="bottom"/>
          </w:tcPr>
          <w:p w14:paraId="6F359E47" w14:textId="4D8C205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906" w:type="dxa"/>
            <w:vAlign w:val="bottom"/>
          </w:tcPr>
          <w:p w14:paraId="7705F982" w14:textId="71D52D37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3B41E9D6" w14:textId="1A34868D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560FCB72" w14:textId="77777777" w:rsidTr="005243F6">
        <w:tc>
          <w:tcPr>
            <w:tcW w:w="843" w:type="dxa"/>
            <w:vAlign w:val="bottom"/>
          </w:tcPr>
          <w:p w14:paraId="44E1ABA0" w14:textId="13C29D67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20C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2081FF1B" w14:textId="2C1D376F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EE0B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36246A74" w14:textId="77E46DF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20D</w:t>
            </w:r>
          </w:p>
        </w:tc>
        <w:tc>
          <w:tcPr>
            <w:tcW w:w="901" w:type="dxa"/>
            <w:vAlign w:val="bottom"/>
          </w:tcPr>
          <w:p w14:paraId="2E14AE19" w14:textId="115AC7D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EE0B</w:t>
            </w:r>
          </w:p>
        </w:tc>
        <w:tc>
          <w:tcPr>
            <w:tcW w:w="716" w:type="dxa"/>
            <w:vAlign w:val="bottom"/>
          </w:tcPr>
          <w:p w14:paraId="6A67B345" w14:textId="62B13E5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218</w:t>
            </w:r>
          </w:p>
        </w:tc>
        <w:tc>
          <w:tcPr>
            <w:tcW w:w="885" w:type="dxa"/>
            <w:vAlign w:val="bottom"/>
          </w:tcPr>
          <w:p w14:paraId="27555521" w14:textId="44B2B65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0C5A</w:t>
            </w:r>
          </w:p>
        </w:tc>
        <w:tc>
          <w:tcPr>
            <w:tcW w:w="697" w:type="dxa"/>
            <w:vAlign w:val="bottom"/>
          </w:tcPr>
          <w:p w14:paraId="0FAF9E85" w14:textId="170A6D7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5F610B63" w14:textId="0617499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000B</w:t>
            </w:r>
          </w:p>
        </w:tc>
        <w:tc>
          <w:tcPr>
            <w:tcW w:w="885" w:type="dxa"/>
            <w:vAlign w:val="bottom"/>
          </w:tcPr>
          <w:p w14:paraId="28FEC236" w14:textId="466F4FB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0C5A</w:t>
            </w:r>
          </w:p>
        </w:tc>
        <w:tc>
          <w:tcPr>
            <w:tcW w:w="834" w:type="dxa"/>
            <w:vAlign w:val="bottom"/>
          </w:tcPr>
          <w:p w14:paraId="506D6503" w14:textId="3752173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906" w:type="dxa"/>
            <w:vAlign w:val="bottom"/>
          </w:tcPr>
          <w:p w14:paraId="0FC9044D" w14:textId="63517CD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218</w:t>
            </w:r>
          </w:p>
        </w:tc>
        <w:tc>
          <w:tcPr>
            <w:tcW w:w="1214" w:type="dxa"/>
            <w:vAlign w:val="bottom"/>
          </w:tcPr>
          <w:p w14:paraId="2DB6BA24" w14:textId="482FE2A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0C5A</w:t>
            </w:r>
          </w:p>
        </w:tc>
      </w:tr>
      <w:tr w:rsidR="005243F6" w:rsidRPr="00E22A2E" w14:paraId="20394212" w14:textId="77777777" w:rsidTr="005243F6">
        <w:tc>
          <w:tcPr>
            <w:tcW w:w="843" w:type="dxa"/>
            <w:vAlign w:val="bottom"/>
          </w:tcPr>
          <w:p w14:paraId="172E970E" w14:textId="70162B1A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20D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7165B173" w14:textId="1D8084E0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AE08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65557FE9" w14:textId="667645B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20E</w:t>
            </w:r>
          </w:p>
        </w:tc>
        <w:tc>
          <w:tcPr>
            <w:tcW w:w="901" w:type="dxa"/>
            <w:vAlign w:val="bottom"/>
          </w:tcPr>
          <w:p w14:paraId="1C1906A8" w14:textId="625E3E9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AE08</w:t>
            </w:r>
          </w:p>
        </w:tc>
        <w:tc>
          <w:tcPr>
            <w:tcW w:w="716" w:type="dxa"/>
            <w:vAlign w:val="bottom"/>
          </w:tcPr>
          <w:p w14:paraId="07211BEC" w14:textId="5495473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216</w:t>
            </w:r>
          </w:p>
        </w:tc>
        <w:tc>
          <w:tcPr>
            <w:tcW w:w="885" w:type="dxa"/>
            <w:vAlign w:val="bottom"/>
          </w:tcPr>
          <w:p w14:paraId="1C38EBC0" w14:textId="7DDA8AB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022B</w:t>
            </w:r>
          </w:p>
        </w:tc>
        <w:tc>
          <w:tcPr>
            <w:tcW w:w="697" w:type="dxa"/>
            <w:vAlign w:val="bottom"/>
          </w:tcPr>
          <w:p w14:paraId="4EB8F55F" w14:textId="4409222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28AA2870" w14:textId="2D6FA2C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0008</w:t>
            </w:r>
          </w:p>
        </w:tc>
        <w:tc>
          <w:tcPr>
            <w:tcW w:w="885" w:type="dxa"/>
            <w:vAlign w:val="bottom"/>
          </w:tcPr>
          <w:p w14:paraId="22DE0BE2" w14:textId="2EC5AFF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022B</w:t>
            </w:r>
          </w:p>
        </w:tc>
        <w:tc>
          <w:tcPr>
            <w:tcW w:w="834" w:type="dxa"/>
            <w:vAlign w:val="bottom"/>
          </w:tcPr>
          <w:p w14:paraId="3B7AA39C" w14:textId="70FCB5F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906" w:type="dxa"/>
            <w:vAlign w:val="bottom"/>
          </w:tcPr>
          <w:p w14:paraId="6AE36E96" w14:textId="5126C465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3216654E" w14:textId="52C0FFEB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2887F391" w14:textId="77777777" w:rsidTr="005243F6">
        <w:tc>
          <w:tcPr>
            <w:tcW w:w="843" w:type="dxa"/>
            <w:vAlign w:val="bottom"/>
          </w:tcPr>
          <w:p w14:paraId="7F11C19B" w14:textId="29DD2AF5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20E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673D5D6E" w14:textId="24C5C043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0C00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38362432" w14:textId="516D9A3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20F</w:t>
            </w:r>
          </w:p>
        </w:tc>
        <w:tc>
          <w:tcPr>
            <w:tcW w:w="901" w:type="dxa"/>
            <w:vAlign w:val="bottom"/>
          </w:tcPr>
          <w:p w14:paraId="101766D6" w14:textId="74C1FB9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0C00</w:t>
            </w:r>
          </w:p>
        </w:tc>
        <w:tc>
          <w:tcPr>
            <w:tcW w:w="716" w:type="dxa"/>
            <w:vAlign w:val="bottom"/>
          </w:tcPr>
          <w:p w14:paraId="6CD0DCF5" w14:textId="50DD678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23B98C35" w14:textId="58D9B58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022B</w:t>
            </w:r>
          </w:p>
        </w:tc>
        <w:tc>
          <w:tcPr>
            <w:tcW w:w="697" w:type="dxa"/>
            <w:vAlign w:val="bottom"/>
          </w:tcPr>
          <w:p w14:paraId="204481A2" w14:textId="3315F62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39" w:type="dxa"/>
            <w:vAlign w:val="bottom"/>
          </w:tcPr>
          <w:p w14:paraId="7F2DD60D" w14:textId="6C91F90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020E</w:t>
            </w:r>
          </w:p>
        </w:tc>
        <w:tc>
          <w:tcPr>
            <w:tcW w:w="885" w:type="dxa"/>
            <w:vAlign w:val="bottom"/>
          </w:tcPr>
          <w:p w14:paraId="1C79A563" w14:textId="370B9C3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022B</w:t>
            </w:r>
          </w:p>
        </w:tc>
        <w:tc>
          <w:tcPr>
            <w:tcW w:w="834" w:type="dxa"/>
            <w:vAlign w:val="bottom"/>
          </w:tcPr>
          <w:p w14:paraId="01CA99C4" w14:textId="5374006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906" w:type="dxa"/>
            <w:vAlign w:val="bottom"/>
          </w:tcPr>
          <w:p w14:paraId="54799CAA" w14:textId="2440723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1214" w:type="dxa"/>
            <w:vAlign w:val="bottom"/>
          </w:tcPr>
          <w:p w14:paraId="587C02E5" w14:textId="576B93E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022B</w:t>
            </w:r>
          </w:p>
        </w:tc>
      </w:tr>
      <w:tr w:rsidR="005243F6" w:rsidRPr="00E22A2E" w14:paraId="65A689E0" w14:textId="77777777" w:rsidTr="005243F6">
        <w:tc>
          <w:tcPr>
            <w:tcW w:w="843" w:type="dxa"/>
            <w:vAlign w:val="bottom"/>
          </w:tcPr>
          <w:p w14:paraId="61549E4F" w14:textId="55160DE3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20F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064A36C3" w14:textId="4A1F98CD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D687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68238631" w14:textId="3935DA6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687</w:t>
            </w:r>
          </w:p>
        </w:tc>
        <w:tc>
          <w:tcPr>
            <w:tcW w:w="901" w:type="dxa"/>
            <w:vAlign w:val="bottom"/>
          </w:tcPr>
          <w:p w14:paraId="35DFFE36" w14:textId="620934E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D687</w:t>
            </w:r>
          </w:p>
        </w:tc>
        <w:tc>
          <w:tcPr>
            <w:tcW w:w="716" w:type="dxa"/>
            <w:vAlign w:val="bottom"/>
          </w:tcPr>
          <w:p w14:paraId="6D28337C" w14:textId="1640642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85" w:type="dxa"/>
            <w:vAlign w:val="bottom"/>
          </w:tcPr>
          <w:p w14:paraId="3A4BFC08" w14:textId="3F500AC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0210</w:t>
            </w:r>
          </w:p>
        </w:tc>
        <w:tc>
          <w:tcPr>
            <w:tcW w:w="697" w:type="dxa"/>
            <w:vAlign w:val="bottom"/>
          </w:tcPr>
          <w:p w14:paraId="10108C9C" w14:textId="7CB98A5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65EEFE02" w14:textId="74FD31F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D687</w:t>
            </w:r>
          </w:p>
        </w:tc>
        <w:tc>
          <w:tcPr>
            <w:tcW w:w="885" w:type="dxa"/>
            <w:vAlign w:val="bottom"/>
          </w:tcPr>
          <w:p w14:paraId="1C937B8E" w14:textId="30722B5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022B</w:t>
            </w:r>
          </w:p>
        </w:tc>
        <w:tc>
          <w:tcPr>
            <w:tcW w:w="834" w:type="dxa"/>
            <w:vAlign w:val="bottom"/>
          </w:tcPr>
          <w:p w14:paraId="60F7AE7B" w14:textId="26F5906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906" w:type="dxa"/>
            <w:vAlign w:val="bottom"/>
          </w:tcPr>
          <w:p w14:paraId="18ED91DB" w14:textId="35B0C90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1214" w:type="dxa"/>
            <w:vAlign w:val="bottom"/>
          </w:tcPr>
          <w:p w14:paraId="6D014AFC" w14:textId="5A1D120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0210</w:t>
            </w:r>
          </w:p>
        </w:tc>
      </w:tr>
      <w:tr w:rsidR="005243F6" w:rsidRPr="00E22A2E" w14:paraId="4F3D3910" w14:textId="77777777" w:rsidTr="005243F6">
        <w:tc>
          <w:tcPr>
            <w:tcW w:w="843" w:type="dxa"/>
            <w:vAlign w:val="bottom"/>
          </w:tcPr>
          <w:p w14:paraId="7730C2E1" w14:textId="284A1D8B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687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24B121D6" w14:textId="3E5C2667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AC01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3A6BCF1B" w14:textId="703A0D2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688</w:t>
            </w:r>
          </w:p>
        </w:tc>
        <w:tc>
          <w:tcPr>
            <w:tcW w:w="901" w:type="dxa"/>
            <w:vAlign w:val="bottom"/>
          </w:tcPr>
          <w:p w14:paraId="54F519C5" w14:textId="7E17021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AC01</w:t>
            </w:r>
          </w:p>
        </w:tc>
        <w:tc>
          <w:tcPr>
            <w:tcW w:w="716" w:type="dxa"/>
            <w:vAlign w:val="bottom"/>
          </w:tcPr>
          <w:p w14:paraId="59EA8809" w14:textId="53B8B28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1571A993" w14:textId="6FA5D47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022B</w:t>
            </w:r>
          </w:p>
        </w:tc>
        <w:tc>
          <w:tcPr>
            <w:tcW w:w="697" w:type="dxa"/>
            <w:vAlign w:val="bottom"/>
          </w:tcPr>
          <w:p w14:paraId="448319E2" w14:textId="47D4908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7484D6C1" w14:textId="40B966F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885" w:type="dxa"/>
            <w:vAlign w:val="bottom"/>
          </w:tcPr>
          <w:p w14:paraId="272F9A48" w14:textId="23B0802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022B</w:t>
            </w:r>
          </w:p>
        </w:tc>
        <w:tc>
          <w:tcPr>
            <w:tcW w:w="834" w:type="dxa"/>
            <w:vAlign w:val="bottom"/>
          </w:tcPr>
          <w:p w14:paraId="683E92D9" w14:textId="4531314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906" w:type="dxa"/>
            <w:vAlign w:val="bottom"/>
          </w:tcPr>
          <w:p w14:paraId="43946EBE" w14:textId="019E9C75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306935AF" w14:textId="11226F5D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1A1036C7" w14:textId="77777777" w:rsidTr="005243F6">
        <w:tc>
          <w:tcPr>
            <w:tcW w:w="843" w:type="dxa"/>
            <w:vAlign w:val="bottom"/>
          </w:tcPr>
          <w:p w14:paraId="10206EAC" w14:textId="0B3B89B2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688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47426C10" w14:textId="061E278B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F203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5A3888C3" w14:textId="4DDFA39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689</w:t>
            </w:r>
          </w:p>
        </w:tc>
        <w:tc>
          <w:tcPr>
            <w:tcW w:w="901" w:type="dxa"/>
            <w:vAlign w:val="bottom"/>
          </w:tcPr>
          <w:p w14:paraId="45E390B5" w14:textId="179486A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F203</w:t>
            </w:r>
          </w:p>
        </w:tc>
        <w:tc>
          <w:tcPr>
            <w:tcW w:w="716" w:type="dxa"/>
            <w:vAlign w:val="bottom"/>
          </w:tcPr>
          <w:p w14:paraId="463350DC" w14:textId="37FE1BC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688</w:t>
            </w:r>
          </w:p>
        </w:tc>
        <w:tc>
          <w:tcPr>
            <w:tcW w:w="885" w:type="dxa"/>
            <w:vAlign w:val="bottom"/>
          </w:tcPr>
          <w:p w14:paraId="39B1F159" w14:textId="2A7D08E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F203</w:t>
            </w:r>
          </w:p>
        </w:tc>
        <w:tc>
          <w:tcPr>
            <w:tcW w:w="697" w:type="dxa"/>
            <w:vAlign w:val="bottom"/>
          </w:tcPr>
          <w:p w14:paraId="7A84AC9C" w14:textId="19CB245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4EDECF3D" w14:textId="213DEDB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0688</w:t>
            </w:r>
          </w:p>
        </w:tc>
        <w:tc>
          <w:tcPr>
            <w:tcW w:w="885" w:type="dxa"/>
            <w:vAlign w:val="bottom"/>
          </w:tcPr>
          <w:p w14:paraId="54C126A8" w14:textId="5FD4F2E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022B</w:t>
            </w:r>
          </w:p>
        </w:tc>
        <w:tc>
          <w:tcPr>
            <w:tcW w:w="834" w:type="dxa"/>
            <w:vAlign w:val="bottom"/>
          </w:tcPr>
          <w:p w14:paraId="10F4F086" w14:textId="0777399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906" w:type="dxa"/>
            <w:vAlign w:val="bottom"/>
          </w:tcPr>
          <w:p w14:paraId="1FBBF0F7" w14:textId="3CE4E07D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0817F49F" w14:textId="306E438E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4D02D6B1" w14:textId="77777777" w:rsidTr="005243F6">
        <w:tc>
          <w:tcPr>
            <w:tcW w:w="843" w:type="dxa"/>
            <w:vAlign w:val="bottom"/>
          </w:tcPr>
          <w:p w14:paraId="6187CD73" w14:textId="03E96679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689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31E196C9" w14:textId="2C0CD2CD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7E0A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366266FA" w14:textId="02FFC7B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68A</w:t>
            </w:r>
          </w:p>
        </w:tc>
        <w:tc>
          <w:tcPr>
            <w:tcW w:w="901" w:type="dxa"/>
            <w:vAlign w:val="bottom"/>
          </w:tcPr>
          <w:p w14:paraId="78154302" w14:textId="299D3E4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7E0A</w:t>
            </w:r>
          </w:p>
        </w:tc>
        <w:tc>
          <w:tcPr>
            <w:tcW w:w="716" w:type="dxa"/>
            <w:vAlign w:val="bottom"/>
          </w:tcPr>
          <w:p w14:paraId="62B89AC9" w14:textId="106BD7C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694</w:t>
            </w:r>
          </w:p>
        </w:tc>
        <w:tc>
          <w:tcPr>
            <w:tcW w:w="885" w:type="dxa"/>
            <w:vAlign w:val="bottom"/>
          </w:tcPr>
          <w:p w14:paraId="5F1702FC" w14:textId="1440F86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697" w:type="dxa"/>
            <w:vAlign w:val="bottom"/>
          </w:tcPr>
          <w:p w14:paraId="10DA61F4" w14:textId="1B8679D6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24EC9067" w14:textId="10FCC83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000A</w:t>
            </w:r>
          </w:p>
        </w:tc>
        <w:tc>
          <w:tcPr>
            <w:tcW w:w="885" w:type="dxa"/>
            <w:vAlign w:val="bottom"/>
          </w:tcPr>
          <w:p w14:paraId="226C9331" w14:textId="4C9A4FD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022B</w:t>
            </w:r>
          </w:p>
        </w:tc>
        <w:tc>
          <w:tcPr>
            <w:tcW w:w="834" w:type="dxa"/>
            <w:vAlign w:val="bottom"/>
          </w:tcPr>
          <w:p w14:paraId="3A577520" w14:textId="56F5746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1000</w:t>
            </w:r>
          </w:p>
        </w:tc>
        <w:tc>
          <w:tcPr>
            <w:tcW w:w="906" w:type="dxa"/>
            <w:vAlign w:val="bottom"/>
          </w:tcPr>
          <w:p w14:paraId="48351A8D" w14:textId="3384E6CA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38486977" w14:textId="275CDBF0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07AB79C9" w14:textId="77777777" w:rsidTr="005243F6">
        <w:tc>
          <w:tcPr>
            <w:tcW w:w="843" w:type="dxa"/>
            <w:vAlign w:val="bottom"/>
          </w:tcPr>
          <w:p w14:paraId="70A4C880" w14:textId="217F349D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68A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7CACD679" w14:textId="2812306C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F006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0DACE974" w14:textId="5CD85A5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68B</w:t>
            </w:r>
          </w:p>
        </w:tc>
        <w:tc>
          <w:tcPr>
            <w:tcW w:w="901" w:type="dxa"/>
            <w:vAlign w:val="bottom"/>
          </w:tcPr>
          <w:p w14:paraId="3D84C69B" w14:textId="730F149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F006</w:t>
            </w:r>
          </w:p>
        </w:tc>
        <w:tc>
          <w:tcPr>
            <w:tcW w:w="716" w:type="dxa"/>
            <w:vAlign w:val="bottom"/>
          </w:tcPr>
          <w:p w14:paraId="29C3FC61" w14:textId="24960C9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68A</w:t>
            </w:r>
          </w:p>
        </w:tc>
        <w:tc>
          <w:tcPr>
            <w:tcW w:w="885" w:type="dxa"/>
            <w:vAlign w:val="bottom"/>
          </w:tcPr>
          <w:p w14:paraId="5EB5E76F" w14:textId="2B6EFDE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F006</w:t>
            </w:r>
          </w:p>
        </w:tc>
        <w:tc>
          <w:tcPr>
            <w:tcW w:w="697" w:type="dxa"/>
            <w:vAlign w:val="bottom"/>
          </w:tcPr>
          <w:p w14:paraId="037C7122" w14:textId="5C0FBEC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580CD6BA" w14:textId="631741D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068A</w:t>
            </w:r>
          </w:p>
        </w:tc>
        <w:tc>
          <w:tcPr>
            <w:tcW w:w="885" w:type="dxa"/>
            <w:vAlign w:val="bottom"/>
          </w:tcPr>
          <w:p w14:paraId="7F96924E" w14:textId="0E45DBF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022B</w:t>
            </w:r>
          </w:p>
        </w:tc>
        <w:tc>
          <w:tcPr>
            <w:tcW w:w="834" w:type="dxa"/>
            <w:vAlign w:val="bottom"/>
          </w:tcPr>
          <w:p w14:paraId="4E77BA63" w14:textId="2914DDD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1000</w:t>
            </w:r>
          </w:p>
        </w:tc>
        <w:tc>
          <w:tcPr>
            <w:tcW w:w="906" w:type="dxa"/>
            <w:vAlign w:val="bottom"/>
          </w:tcPr>
          <w:p w14:paraId="62365223" w14:textId="0C96AE59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58F9F150" w14:textId="70CA9902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2F80F6C5" w14:textId="77777777" w:rsidTr="005243F6">
        <w:tc>
          <w:tcPr>
            <w:tcW w:w="843" w:type="dxa"/>
            <w:vAlign w:val="bottom"/>
          </w:tcPr>
          <w:p w14:paraId="4ADCD843" w14:textId="20902B2C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68B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15616A7E" w14:textId="55D50030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F805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553F29AE" w14:textId="67751D0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691</w:t>
            </w:r>
          </w:p>
        </w:tc>
        <w:tc>
          <w:tcPr>
            <w:tcW w:w="901" w:type="dxa"/>
            <w:vAlign w:val="bottom"/>
          </w:tcPr>
          <w:p w14:paraId="732EE41B" w14:textId="12E7B5D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F805</w:t>
            </w:r>
          </w:p>
        </w:tc>
        <w:tc>
          <w:tcPr>
            <w:tcW w:w="716" w:type="dxa"/>
            <w:vAlign w:val="bottom"/>
          </w:tcPr>
          <w:p w14:paraId="68F1CF3A" w14:textId="5E36DAB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68B</w:t>
            </w:r>
          </w:p>
        </w:tc>
        <w:tc>
          <w:tcPr>
            <w:tcW w:w="885" w:type="dxa"/>
            <w:vAlign w:val="bottom"/>
          </w:tcPr>
          <w:p w14:paraId="1FA7C1CF" w14:textId="79712C0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F805</w:t>
            </w:r>
          </w:p>
        </w:tc>
        <w:tc>
          <w:tcPr>
            <w:tcW w:w="697" w:type="dxa"/>
            <w:vAlign w:val="bottom"/>
          </w:tcPr>
          <w:p w14:paraId="01C2DE98" w14:textId="05B3771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2BE23022" w14:textId="50ED7A9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0005</w:t>
            </w:r>
          </w:p>
        </w:tc>
        <w:tc>
          <w:tcPr>
            <w:tcW w:w="885" w:type="dxa"/>
            <w:vAlign w:val="bottom"/>
          </w:tcPr>
          <w:p w14:paraId="1F5D43B3" w14:textId="4183B6C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022B</w:t>
            </w:r>
          </w:p>
        </w:tc>
        <w:tc>
          <w:tcPr>
            <w:tcW w:w="834" w:type="dxa"/>
            <w:vAlign w:val="bottom"/>
          </w:tcPr>
          <w:p w14:paraId="57FAEF1C" w14:textId="75081A0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1000</w:t>
            </w:r>
          </w:p>
        </w:tc>
        <w:tc>
          <w:tcPr>
            <w:tcW w:w="906" w:type="dxa"/>
            <w:vAlign w:val="bottom"/>
          </w:tcPr>
          <w:p w14:paraId="50B3F125" w14:textId="0BAB5371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2236E878" w14:textId="7EE34B3F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13348AE3" w14:textId="77777777" w:rsidTr="005243F6">
        <w:tc>
          <w:tcPr>
            <w:tcW w:w="843" w:type="dxa"/>
            <w:vAlign w:val="bottom"/>
          </w:tcPr>
          <w:p w14:paraId="1F135879" w14:textId="52DA8229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691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4435CC02" w14:textId="23C04B05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AE02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5EE04F74" w14:textId="230AB66A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692</w:t>
            </w:r>
          </w:p>
        </w:tc>
        <w:tc>
          <w:tcPr>
            <w:tcW w:w="901" w:type="dxa"/>
            <w:vAlign w:val="bottom"/>
          </w:tcPr>
          <w:p w14:paraId="5E54F01A" w14:textId="6D04D1C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AE02</w:t>
            </w:r>
          </w:p>
        </w:tc>
        <w:tc>
          <w:tcPr>
            <w:tcW w:w="716" w:type="dxa"/>
            <w:vAlign w:val="bottom"/>
          </w:tcPr>
          <w:p w14:paraId="7B8C02EA" w14:textId="6CF1A8B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694</w:t>
            </w:r>
          </w:p>
        </w:tc>
        <w:tc>
          <w:tcPr>
            <w:tcW w:w="885" w:type="dxa"/>
            <w:vAlign w:val="bottom"/>
          </w:tcPr>
          <w:p w14:paraId="4558B34F" w14:textId="0DE38A3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697" w:type="dxa"/>
            <w:vAlign w:val="bottom"/>
          </w:tcPr>
          <w:p w14:paraId="76E3B18A" w14:textId="6D3A504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181F0527" w14:textId="7127582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0002</w:t>
            </w:r>
          </w:p>
        </w:tc>
        <w:tc>
          <w:tcPr>
            <w:tcW w:w="885" w:type="dxa"/>
            <w:vAlign w:val="bottom"/>
          </w:tcPr>
          <w:p w14:paraId="7915731E" w14:textId="0D6E141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834" w:type="dxa"/>
            <w:vAlign w:val="bottom"/>
          </w:tcPr>
          <w:p w14:paraId="46EE50D1" w14:textId="5306295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3F9F32C6" w14:textId="46ACD7FD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596BAF65" w14:textId="0ED0E4B9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34A4A4EC" w14:textId="77777777" w:rsidTr="005243F6">
        <w:tc>
          <w:tcPr>
            <w:tcW w:w="843" w:type="dxa"/>
            <w:vAlign w:val="bottom"/>
          </w:tcPr>
          <w:p w14:paraId="03BE925B" w14:textId="2E6D177F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692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41016255" w14:textId="2A2B26A6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EC01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6D263656" w14:textId="54767B0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693</w:t>
            </w:r>
          </w:p>
        </w:tc>
        <w:tc>
          <w:tcPr>
            <w:tcW w:w="901" w:type="dxa"/>
            <w:vAlign w:val="bottom"/>
          </w:tcPr>
          <w:p w14:paraId="6DFF6AD0" w14:textId="605ABBB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EC01</w:t>
            </w:r>
          </w:p>
        </w:tc>
        <w:tc>
          <w:tcPr>
            <w:tcW w:w="716" w:type="dxa"/>
            <w:vAlign w:val="bottom"/>
          </w:tcPr>
          <w:p w14:paraId="7AB1AB37" w14:textId="13E1601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0D024E5A" w14:textId="482EF8D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697" w:type="dxa"/>
            <w:vAlign w:val="bottom"/>
          </w:tcPr>
          <w:p w14:paraId="2C847F6E" w14:textId="4D0D1E5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39" w:type="dxa"/>
            <w:vAlign w:val="bottom"/>
          </w:tcPr>
          <w:p w14:paraId="7219634B" w14:textId="0B516EA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885" w:type="dxa"/>
            <w:vAlign w:val="bottom"/>
          </w:tcPr>
          <w:p w14:paraId="53032743" w14:textId="4E0E08D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834" w:type="dxa"/>
            <w:vAlign w:val="bottom"/>
          </w:tcPr>
          <w:p w14:paraId="3B060849" w14:textId="0B758DE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7178B547" w14:textId="37D1851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1214" w:type="dxa"/>
            <w:vAlign w:val="bottom"/>
          </w:tcPr>
          <w:p w14:paraId="3ECF600D" w14:textId="7BEAFF8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</w:tr>
      <w:tr w:rsidR="005243F6" w:rsidRPr="00E22A2E" w14:paraId="532934C2" w14:textId="77777777" w:rsidTr="005243F6">
        <w:tc>
          <w:tcPr>
            <w:tcW w:w="843" w:type="dxa"/>
            <w:vAlign w:val="bottom"/>
          </w:tcPr>
          <w:p w14:paraId="611C1996" w14:textId="015A68F1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693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0E0E6F54" w14:textId="04789955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0A00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5AD1A934" w14:textId="219EF2B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210</w:t>
            </w:r>
          </w:p>
        </w:tc>
        <w:tc>
          <w:tcPr>
            <w:tcW w:w="901" w:type="dxa"/>
            <w:vAlign w:val="bottom"/>
          </w:tcPr>
          <w:p w14:paraId="385518DE" w14:textId="69D1916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0A00</w:t>
            </w:r>
          </w:p>
        </w:tc>
        <w:tc>
          <w:tcPr>
            <w:tcW w:w="716" w:type="dxa"/>
            <w:vAlign w:val="bottom"/>
          </w:tcPr>
          <w:p w14:paraId="33A7C27C" w14:textId="27C4FFB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7FE</w:t>
            </w:r>
          </w:p>
        </w:tc>
        <w:tc>
          <w:tcPr>
            <w:tcW w:w="885" w:type="dxa"/>
            <w:vAlign w:val="bottom"/>
          </w:tcPr>
          <w:p w14:paraId="45DCCD9D" w14:textId="4B91F97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0210</w:t>
            </w:r>
          </w:p>
        </w:tc>
        <w:tc>
          <w:tcPr>
            <w:tcW w:w="697" w:type="dxa"/>
            <w:vAlign w:val="bottom"/>
          </w:tcPr>
          <w:p w14:paraId="42C8CD36" w14:textId="3A1C7E6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39" w:type="dxa"/>
            <w:vAlign w:val="bottom"/>
          </w:tcPr>
          <w:p w14:paraId="2C756DE8" w14:textId="722B3C3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0693</w:t>
            </w:r>
          </w:p>
        </w:tc>
        <w:tc>
          <w:tcPr>
            <w:tcW w:w="885" w:type="dxa"/>
            <w:vAlign w:val="bottom"/>
          </w:tcPr>
          <w:p w14:paraId="3006163A" w14:textId="7FB3012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834" w:type="dxa"/>
            <w:vAlign w:val="bottom"/>
          </w:tcPr>
          <w:p w14:paraId="748F8AB4" w14:textId="113FD49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41C92136" w14:textId="5750DB70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5C0BFE57" w14:textId="7116EEEA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094FC566" w14:textId="77777777" w:rsidTr="005243F6">
        <w:tc>
          <w:tcPr>
            <w:tcW w:w="843" w:type="dxa"/>
            <w:vAlign w:val="bottom"/>
          </w:tcPr>
          <w:p w14:paraId="06945CCB" w14:textId="58CA7659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210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04B89EC8" w14:textId="6A2B0C98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0800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39B019A0" w14:textId="108F226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211</w:t>
            </w:r>
          </w:p>
        </w:tc>
        <w:tc>
          <w:tcPr>
            <w:tcW w:w="901" w:type="dxa"/>
            <w:vAlign w:val="bottom"/>
          </w:tcPr>
          <w:p w14:paraId="33D3E718" w14:textId="5E2679B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0800</w:t>
            </w:r>
          </w:p>
        </w:tc>
        <w:tc>
          <w:tcPr>
            <w:tcW w:w="716" w:type="dxa"/>
            <w:vAlign w:val="bottom"/>
          </w:tcPr>
          <w:p w14:paraId="635540A2" w14:textId="05184E3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7FF</w:t>
            </w:r>
          </w:p>
        </w:tc>
        <w:tc>
          <w:tcPr>
            <w:tcW w:w="885" w:type="dxa"/>
            <w:vAlign w:val="bottom"/>
          </w:tcPr>
          <w:p w14:paraId="589D7A8A" w14:textId="107CE9E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697" w:type="dxa"/>
            <w:vAlign w:val="bottom"/>
          </w:tcPr>
          <w:p w14:paraId="2C72EB5B" w14:textId="2324E6B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4FBBD920" w14:textId="59B3674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0210</w:t>
            </w:r>
          </w:p>
        </w:tc>
        <w:tc>
          <w:tcPr>
            <w:tcW w:w="885" w:type="dxa"/>
            <w:vAlign w:val="bottom"/>
          </w:tcPr>
          <w:p w14:paraId="74857D02" w14:textId="528EBBA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0FC2</w:t>
            </w:r>
          </w:p>
        </w:tc>
        <w:tc>
          <w:tcPr>
            <w:tcW w:w="834" w:type="dxa"/>
            <w:vAlign w:val="bottom"/>
          </w:tcPr>
          <w:p w14:paraId="4019B481" w14:textId="48C0F45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352E9F97" w14:textId="1604F5A8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58AD3ED1" w14:textId="17D886B0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40053146" w14:textId="77777777" w:rsidTr="005243F6">
        <w:tc>
          <w:tcPr>
            <w:tcW w:w="843" w:type="dxa"/>
            <w:vAlign w:val="bottom"/>
          </w:tcPr>
          <w:p w14:paraId="30F00229" w14:textId="2D6A9A2E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211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028FBD3C" w14:textId="6DA991C1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0740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5F5B4E35" w14:textId="1D49780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212</w:t>
            </w:r>
          </w:p>
        </w:tc>
        <w:tc>
          <w:tcPr>
            <w:tcW w:w="901" w:type="dxa"/>
            <w:vAlign w:val="bottom"/>
          </w:tcPr>
          <w:p w14:paraId="4CD435ED" w14:textId="268F439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0740</w:t>
            </w:r>
          </w:p>
        </w:tc>
        <w:tc>
          <w:tcPr>
            <w:tcW w:w="716" w:type="dxa"/>
            <w:vAlign w:val="bottom"/>
          </w:tcPr>
          <w:p w14:paraId="04259A72" w14:textId="6120F2E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211</w:t>
            </w:r>
          </w:p>
        </w:tc>
        <w:tc>
          <w:tcPr>
            <w:tcW w:w="885" w:type="dxa"/>
            <w:vAlign w:val="bottom"/>
          </w:tcPr>
          <w:p w14:paraId="31A2B69F" w14:textId="4812D20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0740</w:t>
            </w:r>
          </w:p>
        </w:tc>
        <w:tc>
          <w:tcPr>
            <w:tcW w:w="697" w:type="dxa"/>
            <w:vAlign w:val="bottom"/>
          </w:tcPr>
          <w:p w14:paraId="4A44B5DF" w14:textId="1510D93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49020A1F" w14:textId="42692DE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0211</w:t>
            </w:r>
          </w:p>
        </w:tc>
        <w:tc>
          <w:tcPr>
            <w:tcW w:w="885" w:type="dxa"/>
            <w:vAlign w:val="bottom"/>
          </w:tcPr>
          <w:p w14:paraId="6E4B267E" w14:textId="5812CF7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0FC1</w:t>
            </w:r>
          </w:p>
        </w:tc>
        <w:tc>
          <w:tcPr>
            <w:tcW w:w="834" w:type="dxa"/>
            <w:vAlign w:val="bottom"/>
          </w:tcPr>
          <w:p w14:paraId="5410AACE" w14:textId="64AE965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0001</w:t>
            </w:r>
          </w:p>
        </w:tc>
        <w:tc>
          <w:tcPr>
            <w:tcW w:w="906" w:type="dxa"/>
            <w:vAlign w:val="bottom"/>
          </w:tcPr>
          <w:p w14:paraId="1E758491" w14:textId="19DB8834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1D6B7F73" w14:textId="68B3D531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52023D6A" w14:textId="77777777" w:rsidTr="005243F6">
        <w:tc>
          <w:tcPr>
            <w:tcW w:w="843" w:type="dxa"/>
            <w:vAlign w:val="bottom"/>
          </w:tcPr>
          <w:p w14:paraId="4B6698D9" w14:textId="18CAA70E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212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3A02A189" w14:textId="31778BF2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4E05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11FBE368" w14:textId="52407DCF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213</w:t>
            </w:r>
          </w:p>
        </w:tc>
        <w:tc>
          <w:tcPr>
            <w:tcW w:w="901" w:type="dxa"/>
            <w:vAlign w:val="bottom"/>
          </w:tcPr>
          <w:p w14:paraId="074FD012" w14:textId="0F273F3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4E05</w:t>
            </w:r>
          </w:p>
        </w:tc>
        <w:tc>
          <w:tcPr>
            <w:tcW w:w="716" w:type="dxa"/>
            <w:vAlign w:val="bottom"/>
          </w:tcPr>
          <w:p w14:paraId="1BEDFA5D" w14:textId="6FB0489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218</w:t>
            </w:r>
          </w:p>
        </w:tc>
        <w:tc>
          <w:tcPr>
            <w:tcW w:w="885" w:type="dxa"/>
            <w:vAlign w:val="bottom"/>
          </w:tcPr>
          <w:p w14:paraId="13AA81A1" w14:textId="58DCAFA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0C5A</w:t>
            </w:r>
          </w:p>
        </w:tc>
        <w:tc>
          <w:tcPr>
            <w:tcW w:w="697" w:type="dxa"/>
            <w:vAlign w:val="bottom"/>
          </w:tcPr>
          <w:p w14:paraId="0F3BA7AD" w14:textId="254A7BF2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7E9C556F" w14:textId="3581BF3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0005</w:t>
            </w:r>
          </w:p>
        </w:tc>
        <w:tc>
          <w:tcPr>
            <w:tcW w:w="885" w:type="dxa"/>
            <w:vAlign w:val="bottom"/>
          </w:tcPr>
          <w:p w14:paraId="4E868F5D" w14:textId="4D90913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1C1B</w:t>
            </w:r>
          </w:p>
        </w:tc>
        <w:tc>
          <w:tcPr>
            <w:tcW w:w="834" w:type="dxa"/>
            <w:vAlign w:val="bottom"/>
          </w:tcPr>
          <w:p w14:paraId="1B36CF5C" w14:textId="3E1EEF3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20BDB778" w14:textId="5975DE3C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29342F2B" w14:textId="5606AF09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5243F6" w:rsidRPr="00E22A2E" w14:paraId="6F78E892" w14:textId="77777777" w:rsidTr="005243F6">
        <w:tc>
          <w:tcPr>
            <w:tcW w:w="843" w:type="dxa"/>
            <w:vAlign w:val="bottom"/>
          </w:tcPr>
          <w:p w14:paraId="531ADA23" w14:textId="43CB4EAB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213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482F5D10" w14:textId="6995D979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EE04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5C11FB50" w14:textId="34C4F19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214</w:t>
            </w:r>
          </w:p>
        </w:tc>
        <w:tc>
          <w:tcPr>
            <w:tcW w:w="901" w:type="dxa"/>
            <w:vAlign w:val="bottom"/>
          </w:tcPr>
          <w:p w14:paraId="38E3175C" w14:textId="0275FB24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EE04</w:t>
            </w:r>
          </w:p>
        </w:tc>
        <w:tc>
          <w:tcPr>
            <w:tcW w:w="716" w:type="dxa"/>
            <w:vAlign w:val="bottom"/>
          </w:tcPr>
          <w:p w14:paraId="7B040274" w14:textId="03304529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218</w:t>
            </w:r>
          </w:p>
        </w:tc>
        <w:tc>
          <w:tcPr>
            <w:tcW w:w="885" w:type="dxa"/>
            <w:vAlign w:val="bottom"/>
          </w:tcPr>
          <w:p w14:paraId="63DF1AC5" w14:textId="6DD9E86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1C1B</w:t>
            </w:r>
          </w:p>
        </w:tc>
        <w:tc>
          <w:tcPr>
            <w:tcW w:w="697" w:type="dxa"/>
            <w:vAlign w:val="bottom"/>
          </w:tcPr>
          <w:p w14:paraId="0112D083" w14:textId="5BB56BDD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49D5D601" w14:textId="59F7D55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0004</w:t>
            </w:r>
          </w:p>
        </w:tc>
        <w:tc>
          <w:tcPr>
            <w:tcW w:w="885" w:type="dxa"/>
            <w:vAlign w:val="bottom"/>
          </w:tcPr>
          <w:p w14:paraId="2B7FC8D8" w14:textId="13BFBB67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1C1B</w:t>
            </w:r>
          </w:p>
        </w:tc>
        <w:tc>
          <w:tcPr>
            <w:tcW w:w="834" w:type="dxa"/>
            <w:vAlign w:val="bottom"/>
          </w:tcPr>
          <w:p w14:paraId="6048DBA9" w14:textId="3D8527A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661FD063" w14:textId="384DEA5C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218</w:t>
            </w:r>
          </w:p>
        </w:tc>
        <w:tc>
          <w:tcPr>
            <w:tcW w:w="1214" w:type="dxa"/>
            <w:vAlign w:val="bottom"/>
          </w:tcPr>
          <w:p w14:paraId="6D8A58AD" w14:textId="20249EF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1C1B</w:t>
            </w:r>
          </w:p>
        </w:tc>
      </w:tr>
      <w:tr w:rsidR="005243F6" w:rsidRPr="00E22A2E" w14:paraId="4A450680" w14:textId="77777777" w:rsidTr="005243F6">
        <w:tc>
          <w:tcPr>
            <w:tcW w:w="843" w:type="dxa"/>
            <w:vAlign w:val="bottom"/>
          </w:tcPr>
          <w:p w14:paraId="3D9BBA63" w14:textId="37F357E0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214</w:t>
            </w:r>
          </w:p>
        </w:tc>
        <w:tc>
          <w:tcPr>
            <w:tcW w:w="911" w:type="dxa"/>
            <w:tcBorders>
              <w:right w:val="single" w:sz="18" w:space="0" w:color="auto"/>
            </w:tcBorders>
            <w:vAlign w:val="bottom"/>
          </w:tcPr>
          <w:p w14:paraId="1A4A2CAD" w14:textId="0D7F06AB" w:rsidR="005243F6" w:rsidRDefault="005243F6" w:rsidP="001E1AA2">
            <w:pPr>
              <w:pStyle w:val="-0"/>
              <w:jc w:val="center"/>
              <w:rPr>
                <w:lang w:val="en-US"/>
              </w:rPr>
            </w:pPr>
            <w:r>
              <w:t>0100</w:t>
            </w:r>
          </w:p>
        </w:tc>
        <w:tc>
          <w:tcPr>
            <w:tcW w:w="712" w:type="dxa"/>
            <w:tcBorders>
              <w:left w:val="single" w:sz="18" w:space="0" w:color="auto"/>
            </w:tcBorders>
            <w:vAlign w:val="bottom"/>
          </w:tcPr>
          <w:p w14:paraId="2AA0B1FB" w14:textId="5D2F7CE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215</w:t>
            </w:r>
          </w:p>
        </w:tc>
        <w:tc>
          <w:tcPr>
            <w:tcW w:w="901" w:type="dxa"/>
            <w:vAlign w:val="bottom"/>
          </w:tcPr>
          <w:p w14:paraId="71D8A872" w14:textId="01D68468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0100</w:t>
            </w:r>
          </w:p>
        </w:tc>
        <w:tc>
          <w:tcPr>
            <w:tcW w:w="716" w:type="dxa"/>
            <w:vAlign w:val="bottom"/>
          </w:tcPr>
          <w:p w14:paraId="1FC31B72" w14:textId="1DA233E5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214</w:t>
            </w:r>
          </w:p>
        </w:tc>
        <w:tc>
          <w:tcPr>
            <w:tcW w:w="885" w:type="dxa"/>
            <w:vAlign w:val="bottom"/>
          </w:tcPr>
          <w:p w14:paraId="1B00ABF9" w14:textId="72AD8ED0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0100</w:t>
            </w:r>
          </w:p>
        </w:tc>
        <w:tc>
          <w:tcPr>
            <w:tcW w:w="697" w:type="dxa"/>
            <w:vAlign w:val="bottom"/>
          </w:tcPr>
          <w:p w14:paraId="03D234D8" w14:textId="074CC25E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</w:t>
            </w:r>
          </w:p>
        </w:tc>
        <w:tc>
          <w:tcPr>
            <w:tcW w:w="839" w:type="dxa"/>
            <w:vAlign w:val="bottom"/>
          </w:tcPr>
          <w:p w14:paraId="3241FD97" w14:textId="26C94CEB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0214</w:t>
            </w:r>
          </w:p>
        </w:tc>
        <w:tc>
          <w:tcPr>
            <w:tcW w:w="885" w:type="dxa"/>
            <w:vAlign w:val="bottom"/>
          </w:tcPr>
          <w:p w14:paraId="28AA4965" w14:textId="139892C3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1C1B</w:t>
            </w:r>
          </w:p>
        </w:tc>
        <w:tc>
          <w:tcPr>
            <w:tcW w:w="834" w:type="dxa"/>
            <w:vAlign w:val="bottom"/>
          </w:tcPr>
          <w:p w14:paraId="27CE82BB" w14:textId="5F430FF1" w:rsidR="005243F6" w:rsidRDefault="005243F6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t>0000</w:t>
            </w:r>
          </w:p>
        </w:tc>
        <w:tc>
          <w:tcPr>
            <w:tcW w:w="906" w:type="dxa"/>
            <w:vAlign w:val="bottom"/>
          </w:tcPr>
          <w:p w14:paraId="387A0E02" w14:textId="5749315B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4" w:type="dxa"/>
            <w:vAlign w:val="bottom"/>
          </w:tcPr>
          <w:p w14:paraId="3D7846E8" w14:textId="2DF741A8" w:rsidR="005243F6" w:rsidRDefault="001E1AA2" w:rsidP="001E1AA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</w:tbl>
    <w:p w14:paraId="5D4BF1B7" w14:textId="0487992F" w:rsidR="00ED066D" w:rsidRDefault="00ED066D">
      <w:pPr>
        <w:pStyle w:val="-0"/>
      </w:pPr>
    </w:p>
    <w:p w14:paraId="610C62FC" w14:textId="333E3F41" w:rsidR="00505331" w:rsidRDefault="00505331">
      <w:pPr>
        <w:pStyle w:val="-0"/>
      </w:pPr>
    </w:p>
    <w:p w14:paraId="760D750E" w14:textId="77777777" w:rsidR="00505331" w:rsidRDefault="00505331">
      <w:pPr>
        <w:pStyle w:val="-0"/>
      </w:pPr>
    </w:p>
    <w:p w14:paraId="4584D93D" w14:textId="77777777" w:rsidR="00ED066D" w:rsidRDefault="004968D7">
      <w:pPr>
        <w:pStyle w:val="-4"/>
      </w:pPr>
      <w:r>
        <w:t>Вывод</w:t>
      </w:r>
    </w:p>
    <w:p w14:paraId="148ED83F" w14:textId="77777777" w:rsidR="00ED066D" w:rsidRDefault="004968D7">
      <w:pPr>
        <w:pStyle w:val="-0"/>
        <w:rPr>
          <w:szCs w:val="28"/>
        </w:rPr>
      </w:pPr>
      <w:r>
        <w:rPr>
          <w:szCs w:val="28"/>
        </w:rPr>
        <w:t>В процессе выполнения работы я познакомился со способом вызова подпрограмм в БЭВМ, передачей в них аргументов и получением результата.</w:t>
      </w:r>
    </w:p>
    <w:p w14:paraId="657CD130" w14:textId="15C9C593" w:rsidR="002B6BB9" w:rsidRPr="00D970B7" w:rsidRDefault="00D970B7">
      <w:pPr>
        <w:pStyle w:val="-0"/>
        <w:rPr>
          <w:szCs w:val="28"/>
        </w:rPr>
      </w:pPr>
      <w:r>
        <w:rPr>
          <w:szCs w:val="28"/>
          <w:lang w:val="en-US"/>
        </w:rPr>
        <w:t xml:space="preserve">0100 0000 0000 0010 </w:t>
      </w:r>
      <w:r>
        <w:rPr>
          <w:szCs w:val="28"/>
        </w:rPr>
        <w:t>– 1002 - 2</w:t>
      </w:r>
    </w:p>
    <w:p w14:paraId="505110DD" w14:textId="416079B4" w:rsidR="00D970B7" w:rsidRPr="00D970B7" w:rsidRDefault="00D970B7" w:rsidP="00D970B7">
      <w:pPr>
        <w:pStyle w:val="-0"/>
        <w:rPr>
          <w:szCs w:val="28"/>
        </w:rPr>
      </w:pPr>
      <w:r>
        <w:rPr>
          <w:szCs w:val="28"/>
          <w:lang w:val="en-US"/>
        </w:rPr>
        <w:t>0100 0</w:t>
      </w:r>
      <w:r>
        <w:rPr>
          <w:szCs w:val="28"/>
          <w:lang w:val="en-US"/>
        </w:rPr>
        <w:t>1</w:t>
      </w:r>
      <w:r>
        <w:rPr>
          <w:szCs w:val="28"/>
          <w:lang w:val="en-US"/>
        </w:rPr>
        <w:t>00 0000 0010</w:t>
      </w:r>
      <w:r>
        <w:rPr>
          <w:szCs w:val="28"/>
        </w:rPr>
        <w:t xml:space="preserve"> - </w:t>
      </w:r>
      <w:r>
        <w:rPr>
          <w:szCs w:val="28"/>
          <w:lang w:val="en-US"/>
        </w:rPr>
        <w:t>4402</w:t>
      </w:r>
      <w:r>
        <w:rPr>
          <w:szCs w:val="28"/>
        </w:rPr>
        <w:t xml:space="preserve"> </w:t>
      </w:r>
      <w:r>
        <w:rPr>
          <w:szCs w:val="28"/>
          <w:lang w:val="en-US"/>
        </w:rPr>
        <w:t xml:space="preserve">- </w:t>
      </w:r>
      <w:r>
        <w:rPr>
          <w:szCs w:val="28"/>
        </w:rPr>
        <w:t>-2</w:t>
      </w:r>
    </w:p>
    <w:p w14:paraId="0864B882" w14:textId="228BF1D0" w:rsidR="00D970B7" w:rsidRPr="00D970B7" w:rsidRDefault="00D970B7" w:rsidP="00D970B7">
      <w:pPr>
        <w:pStyle w:val="-0"/>
        <w:rPr>
          <w:szCs w:val="28"/>
          <w:lang w:val="en-US"/>
        </w:rPr>
      </w:pPr>
      <w:r>
        <w:rPr>
          <w:szCs w:val="28"/>
          <w:lang w:val="en-US"/>
        </w:rPr>
        <w:t xml:space="preserve">0100 0000 0000 </w:t>
      </w:r>
      <w:r>
        <w:rPr>
          <w:szCs w:val="28"/>
          <w:lang w:val="en-US"/>
        </w:rPr>
        <w:t>1111</w:t>
      </w:r>
      <w:r>
        <w:rPr>
          <w:szCs w:val="28"/>
        </w:rPr>
        <w:t xml:space="preserve"> – </w:t>
      </w:r>
      <w:r>
        <w:rPr>
          <w:szCs w:val="28"/>
          <w:lang w:val="en-US"/>
        </w:rPr>
        <w:t>400F</w:t>
      </w:r>
      <w:r>
        <w:rPr>
          <w:szCs w:val="28"/>
        </w:rPr>
        <w:t xml:space="preserve"> - </w:t>
      </w:r>
      <w:r>
        <w:rPr>
          <w:szCs w:val="28"/>
          <w:lang w:val="en-US"/>
        </w:rPr>
        <w:t>F</w:t>
      </w:r>
    </w:p>
    <w:p w14:paraId="66228A42" w14:textId="77777777" w:rsidR="00D970B7" w:rsidRDefault="00D970B7">
      <w:pPr>
        <w:pStyle w:val="-0"/>
        <w:rPr>
          <w:szCs w:val="28"/>
          <w:lang w:val="en-US"/>
        </w:rPr>
      </w:pPr>
    </w:p>
    <w:p w14:paraId="37B10892" w14:textId="77777777" w:rsidR="00D970B7" w:rsidRPr="00D970B7" w:rsidRDefault="00D970B7">
      <w:pPr>
        <w:pStyle w:val="-0"/>
        <w:rPr>
          <w:szCs w:val="28"/>
          <w:lang w:val="en-US"/>
        </w:rPr>
      </w:pPr>
    </w:p>
    <w:p w14:paraId="4463DC94" w14:textId="77777777" w:rsidR="002B6BB9" w:rsidRDefault="002B6BB9">
      <w:pPr>
        <w:pStyle w:val="-0"/>
        <w:rPr>
          <w:szCs w:val="28"/>
        </w:rPr>
      </w:pPr>
    </w:p>
    <w:p w14:paraId="13CA6372" w14:textId="33EB9146" w:rsidR="00341363" w:rsidRDefault="00341363">
      <w:pPr>
        <w:pStyle w:val="-0"/>
        <w:rPr>
          <w:szCs w:val="28"/>
        </w:rPr>
      </w:pPr>
      <w:r w:rsidRPr="00341363">
        <w:rPr>
          <w:szCs w:val="28"/>
        </w:rPr>
        <w:t xml:space="preserve">Модифицировать ПП таким образом, что элементы имеют длину 10 с учетом знака, расположены в памяти БЭВМ без плотной упаковки, но необходимо учитывать, что в оставшейся части ячейки может </w:t>
      </w:r>
      <w:proofErr w:type="gramStart"/>
      <w:r w:rsidRPr="00341363">
        <w:rPr>
          <w:szCs w:val="28"/>
        </w:rPr>
        <w:t>находится</w:t>
      </w:r>
      <w:proofErr w:type="gramEnd"/>
      <w:r w:rsidRPr="00341363">
        <w:rPr>
          <w:szCs w:val="28"/>
        </w:rPr>
        <w:t xml:space="preserve"> мусор.</w:t>
      </w:r>
    </w:p>
    <w:tbl>
      <w:tblPr>
        <w:tblW w:w="9356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1559"/>
        <w:gridCol w:w="2552"/>
        <w:gridCol w:w="4393"/>
      </w:tblGrid>
      <w:tr w:rsidR="002B6BB9" w14:paraId="57D1B0A1" w14:textId="77777777" w:rsidTr="008B1FB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A5BB5A" w14:textId="77777777" w:rsidR="002B6BB9" w:rsidRDefault="002B6BB9" w:rsidP="000A6805">
            <w:pPr>
              <w:pStyle w:val="-0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12581" w14:textId="77777777" w:rsidR="002B6BB9" w:rsidRDefault="002B6BB9" w:rsidP="000A6805">
            <w:pPr>
              <w:pStyle w:val="-0"/>
              <w:rPr>
                <w:b/>
                <w:bCs/>
              </w:rPr>
            </w:pPr>
            <w:r>
              <w:rPr>
                <w:b/>
                <w:bCs/>
              </w:rPr>
              <w:t>Код команды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891BA" w14:textId="77777777" w:rsidR="002B6BB9" w:rsidRDefault="002B6BB9" w:rsidP="000A6805">
            <w:pPr>
              <w:pStyle w:val="-0"/>
              <w:rPr>
                <w:b/>
                <w:bCs/>
              </w:rPr>
            </w:pPr>
            <w:r>
              <w:rPr>
                <w:b/>
                <w:bCs/>
              </w:rPr>
              <w:t>Мнемоника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B762F" w14:textId="77777777" w:rsidR="002B6BB9" w:rsidRDefault="002B6BB9" w:rsidP="000A6805">
            <w:pPr>
              <w:pStyle w:val="-0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 w:rsidR="002B6BB9" w14:paraId="19457A78" w14:textId="77777777" w:rsidTr="008B1FB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1FC3D" w14:textId="77777777" w:rsidR="002B6BB9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687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66B48" w14:textId="77777777" w:rsidR="002B6BB9" w:rsidRDefault="002B6BB9" w:rsidP="000A6805">
            <w:pPr>
              <w:pStyle w:val="-0"/>
            </w:pPr>
            <w:r>
              <w:t>AC01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E68B1" w14:textId="77777777" w:rsidR="002B6BB9" w:rsidRDefault="002B6BB9" w:rsidP="000A6805">
            <w:pPr>
              <w:pStyle w:val="-0"/>
            </w:pPr>
            <w:r>
              <w:t xml:space="preserve">LD </w:t>
            </w:r>
            <w:r>
              <w:rPr>
                <w:lang w:val="en-US"/>
              </w:rPr>
              <w:t>&amp;1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34FB4" w14:textId="77777777" w:rsidR="002B6BB9" w:rsidRDefault="002B6BB9" w:rsidP="000A6805">
            <w:pPr>
              <w:pStyle w:val="-0"/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Загрузка аргумента из стека</w:t>
            </w:r>
          </w:p>
        </w:tc>
      </w:tr>
      <w:tr w:rsidR="002B6BB9" w14:paraId="04C02C69" w14:textId="77777777" w:rsidTr="002F1766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2C4FA3C4" w14:textId="10B5DBE2" w:rsidR="002B6BB9" w:rsidRPr="008B1FB7" w:rsidRDefault="008B1FB7" w:rsidP="000A6805">
            <w:pPr>
              <w:pStyle w:val="-0"/>
            </w:pPr>
            <w:r>
              <w:t>688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064A7331" w14:textId="2EE7600D" w:rsidR="002B6BB9" w:rsidRPr="002F1766" w:rsidRDefault="002F1766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269</w:t>
            </w:r>
            <w:r w:rsidR="005C02EC">
              <w:rPr>
                <w:lang w:val="en-US"/>
              </w:rPr>
              <w:t>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7131E23C" w14:textId="4E8A4751" w:rsidR="002B6BB9" w:rsidRPr="0057298E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 xml:space="preserve">AND </w:t>
            </w:r>
            <w:r>
              <w:t>69</w:t>
            </w:r>
            <w:r w:rsidR="005C02EC">
              <w:rPr>
                <w:lang w:val="en-US"/>
              </w:rPr>
              <w:t>D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21C103EC" w14:textId="549EC218" w:rsidR="002B6BB9" w:rsidRDefault="002B6BB9" w:rsidP="000A6805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Оставляем только первые 10 бит</w:t>
            </w:r>
          </w:p>
        </w:tc>
      </w:tr>
      <w:tr w:rsidR="008B1FB7" w14:paraId="3722A878" w14:textId="77777777" w:rsidTr="002F1766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60591B6D" w14:textId="3D0EF68F" w:rsidR="008B1FB7" w:rsidRPr="008B1FB7" w:rsidRDefault="008B1FB7" w:rsidP="000A6805">
            <w:pPr>
              <w:pStyle w:val="-0"/>
            </w:pPr>
            <w:r>
              <w:t>689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557E0614" w14:textId="3781E087" w:rsidR="008B1FB7" w:rsidRPr="002F1766" w:rsidRDefault="002F1766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5C02EC">
              <w:rPr>
                <w:lang w:val="en-US"/>
              </w:rPr>
              <w:t>700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5EBC132B" w14:textId="25055D0C" w:rsidR="008B1FB7" w:rsidRPr="0057298E" w:rsidRDefault="008B1FB7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 xml:space="preserve">ST </w:t>
            </w:r>
            <w:r w:rsidR="005C02EC">
              <w:rPr>
                <w:lang w:val="en-US"/>
              </w:rPr>
              <w:t>700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703833A8" w14:textId="1F41134B" w:rsidR="008B1FB7" w:rsidRDefault="008B1FB7" w:rsidP="000A6805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Сохраняем сырое значение</w:t>
            </w:r>
          </w:p>
        </w:tc>
      </w:tr>
      <w:tr w:rsidR="002B6BB9" w14:paraId="62A5E93C" w14:textId="77777777" w:rsidTr="002F1766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41DB79D5" w14:textId="706FE6B4" w:rsidR="002B6BB9" w:rsidRPr="008B1FB7" w:rsidRDefault="008B1FB7" w:rsidP="000A6805">
            <w:pPr>
              <w:pStyle w:val="-0"/>
              <w:rPr>
                <w:lang w:val="en-US"/>
              </w:rPr>
            </w:pPr>
            <w:r>
              <w:t>68</w:t>
            </w:r>
            <w:r>
              <w:rPr>
                <w:lang w:val="en-US"/>
              </w:rPr>
              <w:t>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1BDDBE1E" w14:textId="75BA9CD3" w:rsidR="002B6BB9" w:rsidRPr="002B6BB9" w:rsidRDefault="002F1766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269</w:t>
            </w:r>
            <w:r w:rsidR="005C02EC">
              <w:rPr>
                <w:lang w:val="en-US"/>
              </w:rPr>
              <w:t>E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24D3414B" w14:textId="0576CE60" w:rsidR="002B6BB9" w:rsidRPr="0057298E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 xml:space="preserve">AND </w:t>
            </w:r>
            <w:r w:rsidR="008B1FB7">
              <w:t>69</w:t>
            </w:r>
            <w:r w:rsidR="005C02EC">
              <w:rPr>
                <w:lang w:val="en-US"/>
              </w:rPr>
              <w:t>E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577C9D28" w14:textId="6098E6F9" w:rsidR="002B6BB9" w:rsidRDefault="008B1FB7" w:rsidP="000A6805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Оставляем 10 бит знака</w:t>
            </w:r>
          </w:p>
        </w:tc>
      </w:tr>
      <w:tr w:rsidR="002B6BB9" w14:paraId="3BE3388E" w14:textId="77777777" w:rsidTr="002F1766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01F5AF14" w14:textId="16043E0D" w:rsidR="002B6BB9" w:rsidRDefault="008B1FB7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68B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494A5481" w14:textId="492772B1" w:rsidR="002B6BB9" w:rsidRPr="002F1766" w:rsidRDefault="002F1766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F001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4398A238" w14:textId="0A6EE5B7" w:rsidR="002B6BB9" w:rsidRPr="002B6BB9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 xml:space="preserve">BEQ </w:t>
            </w:r>
            <w:r w:rsidR="00D970B7">
              <w:rPr>
                <w:lang w:val="en-US"/>
              </w:rPr>
              <w:t>IP+</w:t>
            </w:r>
            <w:r>
              <w:rPr>
                <w:lang w:val="en-US"/>
              </w:rPr>
              <w:t>1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51942884" w14:textId="38A68C31" w:rsidR="002B6BB9" w:rsidRDefault="00EF4738" w:rsidP="000A6805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proofErr w:type="gramStart"/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!=</w:t>
            </w:r>
            <w:proofErr w:type="gramEnd"/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 xml:space="preserve"> </w:t>
            </w:r>
            <w:r w:rsidR="002B6BB9">
              <w:rPr>
                <w:rFonts w:eastAsiaTheme="majorEastAsia" w:cs="Times New Roman"/>
                <w:bCs/>
                <w:color w:val="000000" w:themeColor="text1"/>
                <w:szCs w:val="28"/>
              </w:rPr>
              <w:t xml:space="preserve">0 – </w:t>
            </w: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нужно заполнить биты с 11 по 15 1</w:t>
            </w:r>
          </w:p>
        </w:tc>
      </w:tr>
      <w:tr w:rsidR="002B6BB9" w14:paraId="3BF79E74" w14:textId="77777777" w:rsidTr="002F1766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4B063682" w14:textId="208511BE" w:rsidR="002B6BB9" w:rsidRDefault="008B1FB7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68C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4865EB7F" w14:textId="2FB325E6" w:rsidR="002B6BB9" w:rsidRPr="002F1766" w:rsidRDefault="002F1766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369</w:t>
            </w:r>
            <w:r w:rsidR="005C02EC">
              <w:rPr>
                <w:lang w:val="en-US"/>
              </w:rPr>
              <w:t>F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090851EA" w14:textId="0FBEE6F7" w:rsidR="002B6BB9" w:rsidRPr="005C02EC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 xml:space="preserve">OR </w:t>
            </w:r>
            <w:r w:rsidR="008B1FB7">
              <w:t>6</w:t>
            </w:r>
            <w:r w:rsidR="005C02EC">
              <w:rPr>
                <w:lang w:val="en-US"/>
              </w:rPr>
              <w:t>9F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1F3B2B44" w14:textId="234F84AF" w:rsidR="002B6BB9" w:rsidRDefault="008B1FB7" w:rsidP="000A6805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 xml:space="preserve">Заполняем биты </w:t>
            </w:r>
            <w:r w:rsidR="00EF4738">
              <w:rPr>
                <w:rFonts w:eastAsiaTheme="majorEastAsia" w:cs="Times New Roman"/>
                <w:bCs/>
                <w:color w:val="000000" w:themeColor="text1"/>
                <w:szCs w:val="28"/>
              </w:rPr>
              <w:t xml:space="preserve">с 11 по 15 </w:t>
            </w: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1</w:t>
            </w:r>
          </w:p>
        </w:tc>
      </w:tr>
      <w:tr w:rsidR="002B6BB9" w14:paraId="59C4F5D7" w14:textId="77777777" w:rsidTr="002F1766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5BFFD824" w14:textId="72AD7665" w:rsidR="002B6BB9" w:rsidRPr="008B1FB7" w:rsidRDefault="008B1FB7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68D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0113CA2E" w14:textId="2BC16DE8" w:rsidR="002B6BB9" w:rsidRPr="002F1766" w:rsidRDefault="002F1766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5C02EC">
              <w:rPr>
                <w:lang w:val="en-US"/>
              </w:rPr>
              <w:t>700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6F3FE5CE" w14:textId="0383677A" w:rsidR="002B6BB9" w:rsidRPr="008B1FB7" w:rsidRDefault="008B1FB7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 xml:space="preserve">OR </w:t>
            </w:r>
            <w:r w:rsidR="005C02EC">
              <w:rPr>
                <w:lang w:val="en-US"/>
              </w:rPr>
              <w:t>700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015FF84B" w14:textId="045A5E43" w:rsidR="002B6BB9" w:rsidRDefault="008B1FB7" w:rsidP="000A6805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Возвращаем оставшиеся 9 бит числа</w:t>
            </w:r>
          </w:p>
        </w:tc>
      </w:tr>
      <w:tr w:rsidR="005C02EC" w14:paraId="0AD4B7B9" w14:textId="77777777" w:rsidTr="002F1766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1D2CD551" w14:textId="6966514B" w:rsidR="005C02EC" w:rsidRDefault="005C02EC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68E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5C004862" w14:textId="248F268E" w:rsidR="005C02EC" w:rsidRDefault="005C02EC" w:rsidP="000A6805">
            <w:pPr>
              <w:pStyle w:val="-0"/>
              <w:rPr>
                <w:lang w:val="en-US"/>
              </w:rPr>
            </w:pPr>
            <w:r>
              <w:t>EC01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11E5CE24" w14:textId="715FCA2D" w:rsidR="005C02EC" w:rsidRDefault="005C02EC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ST &amp;1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</w:tcPr>
          <w:p w14:paraId="3821FC31" w14:textId="599255CD" w:rsidR="005C02EC" w:rsidRDefault="005C02EC" w:rsidP="000A6805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Записываем новое значение на стек</w:t>
            </w:r>
          </w:p>
        </w:tc>
      </w:tr>
      <w:tr w:rsidR="002B6BB9" w14:paraId="21AF8551" w14:textId="77777777" w:rsidTr="008B1FB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80B6A" w14:textId="3CB6CDC6" w:rsidR="002B6BB9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68</w:t>
            </w:r>
            <w:r w:rsidR="005C02EC">
              <w:rPr>
                <w:lang w:val="en-US"/>
              </w:rPr>
              <w:t>F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A8F5E" w14:textId="77777777" w:rsidR="002B6BB9" w:rsidRDefault="002B6BB9" w:rsidP="000A6805">
            <w:pPr>
              <w:pStyle w:val="-0"/>
            </w:pPr>
            <w:r>
              <w:t>F203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AC2EC" w14:textId="77777777" w:rsidR="002B6BB9" w:rsidRDefault="002B6BB9" w:rsidP="000A6805">
            <w:pPr>
              <w:pStyle w:val="-0"/>
              <w:rPr>
                <w:lang w:val="en-US"/>
              </w:rPr>
            </w:pPr>
            <w:r>
              <w:t>B</w:t>
            </w:r>
            <w:r>
              <w:rPr>
                <w:lang w:val="en-US"/>
              </w:rPr>
              <w:t>MI IP+3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48CF0" w14:textId="77777777" w:rsidR="002B6BB9" w:rsidRDefault="002B6BB9" w:rsidP="000A6805">
            <w:pPr>
              <w:pStyle w:val="-0"/>
            </w:pPr>
            <w:r>
              <w:t>Переход на 68</w:t>
            </w:r>
            <w:r>
              <w:rPr>
                <w:lang w:val="en-US"/>
              </w:rPr>
              <w:t>C</w:t>
            </w:r>
            <w:r>
              <w:t xml:space="preserve"> если минус (N==1)</w:t>
            </w:r>
          </w:p>
        </w:tc>
      </w:tr>
      <w:tr w:rsidR="002B6BB9" w14:paraId="0E1BC413" w14:textId="77777777" w:rsidTr="008B1FB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A3BC1" w14:textId="774E3827" w:rsidR="002B6BB9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5C02EC">
              <w:rPr>
                <w:lang w:val="en-US"/>
              </w:rPr>
              <w:t>90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35851" w14:textId="77777777" w:rsidR="002B6BB9" w:rsidRDefault="002B6BB9" w:rsidP="000A6805">
            <w:pPr>
              <w:pStyle w:val="-0"/>
            </w:pPr>
            <w:r>
              <w:t>7</w:t>
            </w:r>
            <w:r>
              <w:rPr>
                <w:lang w:val="en-US"/>
              </w:rPr>
              <w:t>E</w:t>
            </w:r>
            <w:r>
              <w:t>0A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00945" w14:textId="77777777" w:rsidR="002B6BB9" w:rsidRDefault="002B6BB9" w:rsidP="000A6805">
            <w:pPr>
              <w:pStyle w:val="-0"/>
            </w:pPr>
            <w:r>
              <w:t>C</w:t>
            </w:r>
            <w:r>
              <w:rPr>
                <w:lang w:val="en-US"/>
              </w:rPr>
              <w:t>MP IP+</w:t>
            </w:r>
            <w:r>
              <w:t>10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080D8" w14:textId="77777777" w:rsidR="002B6BB9" w:rsidRDefault="002B6BB9" w:rsidP="000A6805">
            <w:pPr>
              <w:pStyle w:val="-0"/>
            </w:pPr>
            <w:r>
              <w:t xml:space="preserve">Установить флаги по результату AC - </w:t>
            </w:r>
            <w:r>
              <w:rPr>
                <w:lang w:val="en-US"/>
              </w:rPr>
              <w:t>A</w:t>
            </w:r>
          </w:p>
        </w:tc>
      </w:tr>
      <w:tr w:rsidR="002B6BB9" w14:paraId="03C8A275" w14:textId="77777777" w:rsidTr="008B1FB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DCC11" w14:textId="7257EC26" w:rsidR="002B6BB9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8B1FB7">
              <w:rPr>
                <w:lang w:val="en-US"/>
              </w:rPr>
              <w:t>9</w:t>
            </w:r>
            <w:r w:rsidR="005C02EC">
              <w:rPr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A86BD" w14:textId="77777777" w:rsidR="002B6BB9" w:rsidRDefault="002B6BB9" w:rsidP="000A6805">
            <w:pPr>
              <w:pStyle w:val="-0"/>
            </w:pPr>
            <w:r>
              <w:t>F006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FBCFA" w14:textId="77777777" w:rsidR="002B6BB9" w:rsidRDefault="002B6BB9" w:rsidP="000A6805">
            <w:pPr>
              <w:pStyle w:val="-0"/>
              <w:rPr>
                <w:lang w:val="en-US"/>
              </w:rPr>
            </w:pPr>
            <w:r>
              <w:t>BEQ</w:t>
            </w:r>
            <w:r>
              <w:rPr>
                <w:lang w:val="en-US"/>
              </w:rPr>
              <w:t xml:space="preserve"> IP+6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1A520" w14:textId="77777777" w:rsidR="002B6BB9" w:rsidRDefault="002B6BB9" w:rsidP="000A6805">
            <w:pPr>
              <w:pStyle w:val="-0"/>
            </w:pPr>
            <w:r>
              <w:t>Переход на 691 если равенство (Z==1)</w:t>
            </w:r>
          </w:p>
        </w:tc>
      </w:tr>
      <w:tr w:rsidR="002B6BB9" w14:paraId="6EFB4D92" w14:textId="77777777" w:rsidTr="008B1FB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D1049" w14:textId="7C48ABE1" w:rsidR="002B6BB9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8B1FB7">
              <w:rPr>
                <w:lang w:val="en-US"/>
              </w:rPr>
              <w:t>9</w:t>
            </w:r>
            <w:r w:rsidR="005C02EC">
              <w:rPr>
                <w:lang w:val="en-US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699AF" w14:textId="77777777" w:rsidR="002B6BB9" w:rsidRDefault="002B6BB9" w:rsidP="000A6805">
            <w:pPr>
              <w:pStyle w:val="-0"/>
            </w:pPr>
            <w:r>
              <w:t>F805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2AE42" w14:textId="77777777" w:rsidR="002B6BB9" w:rsidRDefault="002B6BB9" w:rsidP="000A6805">
            <w:pPr>
              <w:pStyle w:val="-0"/>
              <w:rPr>
                <w:lang w:val="en-US"/>
              </w:rPr>
            </w:pPr>
            <w:r>
              <w:t>BLT</w:t>
            </w:r>
            <w:r>
              <w:rPr>
                <w:lang w:val="en-US"/>
              </w:rPr>
              <w:t xml:space="preserve"> 05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3F218" w14:textId="77777777" w:rsidR="002B6BB9" w:rsidRDefault="002B6BB9" w:rsidP="000A6805">
            <w:pPr>
              <w:pStyle w:val="-0"/>
            </w:pPr>
            <w:r>
              <w:t>Переход на 691 если меньше (N</w:t>
            </w:r>
            <w:r>
              <w:rPr>
                <w:rFonts w:ascii="Cambria Math" w:hAnsi="Cambria Math" w:cs="Cambria Math"/>
              </w:rPr>
              <w:t>⊕</w:t>
            </w:r>
            <w:r>
              <w:t xml:space="preserve">V==1 / </w:t>
            </w:r>
            <w:proofErr w:type="gramStart"/>
            <w:r>
              <w:t>N!=</w:t>
            </w:r>
            <w:proofErr w:type="gramEnd"/>
            <w:r>
              <w:t>V)</w:t>
            </w:r>
          </w:p>
        </w:tc>
      </w:tr>
      <w:tr w:rsidR="002B6BB9" w14:paraId="62F00482" w14:textId="77777777" w:rsidTr="008B1FB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BC57D" w14:textId="3B83C328" w:rsidR="002B6BB9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  <w:r w:rsidR="008B1FB7">
              <w:rPr>
                <w:lang w:val="en-US"/>
              </w:rPr>
              <w:t>9</w:t>
            </w:r>
            <w:r w:rsidR="005C02EC">
              <w:rPr>
                <w:lang w:val="en-US"/>
              </w:rPr>
              <w:t>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4122B" w14:textId="77777777" w:rsidR="002B6BB9" w:rsidRDefault="002B6BB9" w:rsidP="000A6805">
            <w:pPr>
              <w:pStyle w:val="-0"/>
            </w:pPr>
            <w:r>
              <w:t>4C01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9D995" w14:textId="378A6763" w:rsidR="002B6BB9" w:rsidRDefault="002B6BB9" w:rsidP="000A6805">
            <w:pPr>
              <w:pStyle w:val="-0"/>
              <w:rPr>
                <w:lang w:val="en-US"/>
              </w:rPr>
            </w:pPr>
            <w:r>
              <w:t xml:space="preserve">ADD 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CFA6D" w14:textId="77777777" w:rsidR="002B6BB9" w:rsidRDefault="002B6BB9" w:rsidP="000A6805">
            <w:pPr>
              <w:pStyle w:val="-0"/>
            </w:pPr>
            <w:r>
              <w:t xml:space="preserve">Добавляем аргумент подпрограммы к </w:t>
            </w:r>
            <w:r>
              <w:rPr>
                <w:lang w:val="en-US"/>
              </w:rPr>
              <w:t>AC</w:t>
            </w:r>
          </w:p>
        </w:tc>
      </w:tr>
      <w:tr w:rsidR="002B6BB9" w14:paraId="391C40DB" w14:textId="77777777" w:rsidTr="008B1FB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9D20F" w14:textId="3AA84A1C" w:rsidR="002B6BB9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8B1FB7">
              <w:rPr>
                <w:lang w:val="en-US"/>
              </w:rPr>
              <w:t>9</w:t>
            </w:r>
            <w:r w:rsidR="005C02EC">
              <w:rPr>
                <w:lang w:val="en-US"/>
              </w:rPr>
              <w:t>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C5355" w14:textId="77777777" w:rsidR="002B6BB9" w:rsidRDefault="002B6BB9" w:rsidP="000A6805">
            <w:pPr>
              <w:pStyle w:val="-0"/>
            </w:pPr>
            <w:r>
              <w:t>4C01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59B1A" w14:textId="77777777" w:rsidR="002B6BB9" w:rsidRDefault="002B6BB9" w:rsidP="000A6805">
            <w:pPr>
              <w:pStyle w:val="-0"/>
            </w:pPr>
            <w:r>
              <w:t xml:space="preserve">ADD </w:t>
            </w:r>
            <w:r>
              <w:rPr>
                <w:lang w:val="en-US"/>
              </w:rPr>
              <w:t>&amp;1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C0943" w14:textId="77777777" w:rsidR="002B6BB9" w:rsidRDefault="002B6BB9" w:rsidP="000A6805">
            <w:pPr>
              <w:pStyle w:val="-0"/>
            </w:pPr>
            <w:r>
              <w:t xml:space="preserve">Добавляем аргумент подпрограммы к </w:t>
            </w:r>
            <w:r>
              <w:rPr>
                <w:lang w:val="en-US"/>
              </w:rPr>
              <w:t>AC</w:t>
            </w:r>
          </w:p>
        </w:tc>
      </w:tr>
      <w:tr w:rsidR="002B6BB9" w14:paraId="7ACB4A64" w14:textId="77777777" w:rsidTr="008B1FB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0F298" w14:textId="77584276" w:rsidR="002B6BB9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8B1FB7">
              <w:rPr>
                <w:lang w:val="en-US"/>
              </w:rPr>
              <w:t>9</w:t>
            </w:r>
            <w:r w:rsidR="005C02EC">
              <w:rPr>
                <w:lang w:val="en-US"/>
              </w:rPr>
              <w:t>5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76D50" w14:textId="77777777" w:rsidR="002B6BB9" w:rsidRDefault="002B6BB9" w:rsidP="000A6805">
            <w:pPr>
              <w:pStyle w:val="-0"/>
            </w:pPr>
            <w:r>
              <w:t>4C01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96378" w14:textId="77777777" w:rsidR="002B6BB9" w:rsidRDefault="002B6BB9" w:rsidP="000A6805">
            <w:pPr>
              <w:pStyle w:val="-0"/>
            </w:pPr>
            <w:r>
              <w:t xml:space="preserve">ADD </w:t>
            </w:r>
            <w:r>
              <w:rPr>
                <w:lang w:val="en-US"/>
              </w:rPr>
              <w:t>&amp;1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9980F" w14:textId="77777777" w:rsidR="002B6BB9" w:rsidRDefault="002B6BB9" w:rsidP="000A6805">
            <w:pPr>
              <w:pStyle w:val="-0"/>
            </w:pPr>
            <w:r>
              <w:t xml:space="preserve">Добавляем аргумент подпрограммы к </w:t>
            </w:r>
            <w:r>
              <w:rPr>
                <w:lang w:val="en-US"/>
              </w:rPr>
              <w:t>AC</w:t>
            </w:r>
          </w:p>
        </w:tc>
      </w:tr>
      <w:tr w:rsidR="002B6BB9" w14:paraId="60F8B900" w14:textId="77777777" w:rsidTr="008B1FB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1E173" w14:textId="1E040B90" w:rsidR="002B6BB9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8B1FB7">
              <w:rPr>
                <w:lang w:val="en-US"/>
              </w:rPr>
              <w:t>9</w:t>
            </w:r>
            <w:r w:rsidR="005C02EC">
              <w:rPr>
                <w:lang w:val="en-US"/>
              </w:rPr>
              <w:t>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2F42F" w14:textId="77777777" w:rsidR="002B6BB9" w:rsidRDefault="002B6BB9" w:rsidP="000A6805">
            <w:pPr>
              <w:pStyle w:val="-0"/>
            </w:pPr>
            <w:r>
              <w:t>6E05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E8F22" w14:textId="77777777" w:rsidR="002B6BB9" w:rsidRDefault="002B6BB9" w:rsidP="000A6805">
            <w:pPr>
              <w:pStyle w:val="-0"/>
            </w:pPr>
            <w:r>
              <w:t>SUB IP+5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5DFF2" w14:textId="77777777" w:rsidR="002B6BB9" w:rsidRDefault="002B6BB9" w:rsidP="000A6805">
            <w:pPr>
              <w:pStyle w:val="-0"/>
            </w:pPr>
            <w:r>
              <w:t xml:space="preserve">Вычитаем </w:t>
            </w:r>
            <w:proofErr w:type="gramStart"/>
            <w:r>
              <w:rPr>
                <w:lang w:val="en-US"/>
              </w:rPr>
              <w:t>M</w:t>
            </w:r>
            <w:r>
              <w:t>(</w:t>
            </w:r>
            <w:proofErr w:type="gramEnd"/>
            <w:r>
              <w:t>695)</w:t>
            </w:r>
          </w:p>
          <w:p w14:paraId="676D2386" w14:textId="77777777" w:rsidR="002B6BB9" w:rsidRDefault="002B6BB9" w:rsidP="000A6805">
            <w:pPr>
              <w:pStyle w:val="-0"/>
            </w:pPr>
            <w:r>
              <w:rPr>
                <w:lang w:val="en-US"/>
              </w:rPr>
              <w:t>AC</w:t>
            </w:r>
            <w:r>
              <w:t xml:space="preserve"> = </w:t>
            </w:r>
            <w:r>
              <w:rPr>
                <w:lang w:val="en-US"/>
              </w:rPr>
              <w:t>AC</w:t>
            </w:r>
            <w:r>
              <w:t xml:space="preserve"> – </w:t>
            </w:r>
            <w:r>
              <w:rPr>
                <w:lang w:val="en-US"/>
              </w:rPr>
              <w:t>B</w:t>
            </w:r>
          </w:p>
        </w:tc>
      </w:tr>
      <w:tr w:rsidR="002B6BB9" w14:paraId="0A5CD0E3" w14:textId="77777777" w:rsidTr="008B1FB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E0F5D" w14:textId="507A1949" w:rsidR="002B6BB9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69</w:t>
            </w:r>
            <w:r w:rsidR="005C02EC">
              <w:rPr>
                <w:lang w:val="en-US"/>
              </w:rPr>
              <w:t>7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03EE0" w14:textId="77777777" w:rsidR="002B6BB9" w:rsidRDefault="002B6BB9" w:rsidP="000A6805">
            <w:pPr>
              <w:pStyle w:val="-0"/>
            </w:pPr>
            <w:r>
              <w:t>CE01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8D3EA" w14:textId="77777777" w:rsidR="002B6BB9" w:rsidRDefault="002B6BB9" w:rsidP="000A6805">
            <w:pPr>
              <w:pStyle w:val="-0"/>
              <w:rPr>
                <w:lang w:val="en-US"/>
              </w:rPr>
            </w:pPr>
            <w:r>
              <w:t>JU</w:t>
            </w:r>
            <w:r>
              <w:rPr>
                <w:lang w:val="en-US"/>
              </w:rPr>
              <w:t>MP IP+1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6AF37" w14:textId="77777777" w:rsidR="002B6BB9" w:rsidRDefault="002B6BB9" w:rsidP="000A6805">
            <w:pPr>
              <w:pStyle w:val="-0"/>
            </w:pPr>
            <w:r>
              <w:t>Переход на 692</w:t>
            </w:r>
          </w:p>
        </w:tc>
      </w:tr>
      <w:tr w:rsidR="002B6BB9" w14:paraId="1657E834" w14:textId="77777777" w:rsidTr="008B1FB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64A57" w14:textId="7746EFFF" w:rsidR="002B6BB9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69</w:t>
            </w:r>
            <w:r w:rsidR="005C02EC">
              <w:rPr>
                <w:lang w:val="en-US"/>
              </w:rPr>
              <w:t>8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EB616" w14:textId="77777777" w:rsidR="002B6BB9" w:rsidRDefault="002B6BB9" w:rsidP="000A6805">
            <w:pPr>
              <w:pStyle w:val="-0"/>
            </w:pPr>
            <w:r>
              <w:t>AE02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C329A" w14:textId="77777777" w:rsidR="002B6BB9" w:rsidRDefault="002B6BB9" w:rsidP="000A6805">
            <w:pPr>
              <w:pStyle w:val="-0"/>
            </w:pPr>
            <w:r>
              <w:t>LD IP+2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DF1CB" w14:textId="77777777" w:rsidR="002B6BB9" w:rsidRDefault="002B6BB9" w:rsidP="000A6805">
            <w:pPr>
              <w:pStyle w:val="-0"/>
              <w:rPr>
                <w:lang w:val="en-US"/>
              </w:rPr>
            </w:pPr>
            <w:r>
              <w:t xml:space="preserve">Загрузка из </w:t>
            </w:r>
            <w:r>
              <w:rPr>
                <w:lang w:val="en-US"/>
              </w:rPr>
              <w:t>694</w:t>
            </w:r>
          </w:p>
          <w:p w14:paraId="20E1ED43" w14:textId="77777777" w:rsidR="002B6BB9" w:rsidRDefault="002B6BB9" w:rsidP="000A6805">
            <w:pPr>
              <w:pStyle w:val="-0"/>
            </w:pPr>
            <w:r>
              <w:rPr>
                <w:lang w:val="en-US"/>
              </w:rPr>
              <w:t>AC</w:t>
            </w:r>
            <w:r>
              <w:t xml:space="preserve"> = </w:t>
            </w:r>
            <w:r>
              <w:rPr>
                <w:lang w:val="en-US"/>
              </w:rPr>
              <w:t>A</w:t>
            </w:r>
          </w:p>
        </w:tc>
      </w:tr>
      <w:tr w:rsidR="002B6BB9" w14:paraId="3E29F2CA" w14:textId="77777777" w:rsidTr="008B1FB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3C398" w14:textId="68CE7E71" w:rsidR="002B6BB9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69</w:t>
            </w:r>
            <w:r w:rsidR="005C02EC">
              <w:rPr>
                <w:lang w:val="en-US"/>
              </w:rPr>
              <w:t>9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37A9C" w14:textId="77777777" w:rsidR="002B6BB9" w:rsidRDefault="002B6BB9" w:rsidP="000A6805">
            <w:pPr>
              <w:pStyle w:val="-0"/>
            </w:pPr>
            <w:r>
              <w:t>EC01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364B9" w14:textId="77777777" w:rsidR="002B6BB9" w:rsidRDefault="002B6BB9" w:rsidP="000A6805">
            <w:pPr>
              <w:pStyle w:val="-0"/>
            </w:pPr>
            <w:r>
              <w:t xml:space="preserve">ST </w:t>
            </w:r>
            <w:r>
              <w:rPr>
                <w:lang w:val="en-US"/>
              </w:rPr>
              <w:t>&amp;1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BF3F0" w14:textId="77777777" w:rsidR="002B6BB9" w:rsidRDefault="002B6BB9" w:rsidP="000A6805">
            <w:pPr>
              <w:pStyle w:val="-0"/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Сохраняем результат в стек</w:t>
            </w:r>
          </w:p>
        </w:tc>
      </w:tr>
      <w:tr w:rsidR="002B6BB9" w14:paraId="613372FB" w14:textId="77777777" w:rsidTr="008B1FB7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3F67D" w14:textId="23E263F2" w:rsidR="002B6BB9" w:rsidRDefault="002B6BB9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69</w:t>
            </w:r>
            <w:r w:rsidR="005C02EC">
              <w:rPr>
                <w:lang w:val="en-US"/>
              </w:rPr>
              <w:t>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401B6" w14:textId="77777777" w:rsidR="002B6BB9" w:rsidRDefault="002B6BB9" w:rsidP="000A6805">
            <w:pPr>
              <w:pStyle w:val="-0"/>
            </w:pPr>
            <w:r>
              <w:t>0A00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276F7" w14:textId="77777777" w:rsidR="002B6BB9" w:rsidRDefault="002B6BB9" w:rsidP="000A6805">
            <w:pPr>
              <w:pStyle w:val="-0"/>
            </w:pPr>
            <w:r>
              <w:t>RET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A9F06" w14:textId="77777777" w:rsidR="002B6BB9" w:rsidRDefault="002B6BB9" w:rsidP="000A6805">
            <w:pPr>
              <w:pStyle w:val="-0"/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Возврат из подпрограммы</w:t>
            </w:r>
          </w:p>
        </w:tc>
      </w:tr>
      <w:tr w:rsidR="008B1FB7" w14:paraId="11362ADF" w14:textId="77777777" w:rsidTr="002F1766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5455E87F" w14:textId="6F37EF0C" w:rsidR="008B1FB7" w:rsidRPr="008B1FB7" w:rsidRDefault="008B1FB7" w:rsidP="000A6805">
            <w:pPr>
              <w:pStyle w:val="-0"/>
              <w:rPr>
                <w:lang w:val="en-US"/>
              </w:rPr>
            </w:pPr>
            <w:r>
              <w:t>69</w:t>
            </w:r>
            <w:r w:rsidR="005C02EC">
              <w:rPr>
                <w:lang w:val="en-US"/>
              </w:rPr>
              <w:t>B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7EC540AD" w14:textId="6356AA51" w:rsidR="008B1FB7" w:rsidRPr="008B1FB7" w:rsidRDefault="0057298E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0FC2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704F264E" w14:textId="4DD38D47" w:rsidR="008B1FB7" w:rsidRPr="008B1FB7" w:rsidRDefault="008B1FB7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277D691C" w14:textId="77777777" w:rsidR="008B1FB7" w:rsidRDefault="008B1FB7" w:rsidP="000A6805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</w:p>
        </w:tc>
      </w:tr>
      <w:tr w:rsidR="008B1FB7" w14:paraId="55486386" w14:textId="77777777" w:rsidTr="002F1766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7ACE1A87" w14:textId="0EC6C47B" w:rsidR="008B1FB7" w:rsidRPr="008B1FB7" w:rsidRDefault="008B1FB7" w:rsidP="000A6805">
            <w:pPr>
              <w:pStyle w:val="-0"/>
              <w:rPr>
                <w:lang w:val="en-US"/>
              </w:rPr>
            </w:pPr>
            <w:r>
              <w:t>69</w:t>
            </w:r>
            <w:r w:rsidR="005C02EC">
              <w:rPr>
                <w:lang w:val="en-US"/>
              </w:rPr>
              <w:t>C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4FDC94BE" w14:textId="5E6E5CD0" w:rsidR="008B1FB7" w:rsidRPr="008B1FB7" w:rsidRDefault="008B1FB7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00</w:t>
            </w:r>
            <w:r w:rsidR="0057298E">
              <w:rPr>
                <w:lang w:val="en-US"/>
              </w:rPr>
              <w:t>ED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5C4325D9" w14:textId="47DFC192" w:rsidR="008B1FB7" w:rsidRPr="008B1FB7" w:rsidRDefault="008B1FB7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170FD418" w14:textId="77777777" w:rsidR="008B1FB7" w:rsidRDefault="008B1FB7" w:rsidP="000A6805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</w:p>
        </w:tc>
      </w:tr>
      <w:tr w:rsidR="002B6BB9" w14:paraId="1FC4C015" w14:textId="77777777" w:rsidTr="002F1766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71AFC12C" w14:textId="28DED852" w:rsidR="002B6BB9" w:rsidRPr="008B1FB7" w:rsidRDefault="002B6BB9" w:rsidP="000A6805">
            <w:pPr>
              <w:pStyle w:val="-0"/>
              <w:rPr>
                <w:lang w:val="en-US"/>
              </w:rPr>
            </w:pPr>
            <w:r>
              <w:t>69</w:t>
            </w:r>
            <w:r w:rsidR="005C02EC">
              <w:rPr>
                <w:lang w:val="en-US"/>
              </w:rPr>
              <w:t>D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7E92A17A" w14:textId="1BCF0B97" w:rsidR="002B6BB9" w:rsidRPr="002B6BB9" w:rsidRDefault="008B1FB7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03FF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5A49C61F" w14:textId="77777777" w:rsidR="002B6BB9" w:rsidRDefault="002B6BB9" w:rsidP="000A6805">
            <w:pPr>
              <w:pStyle w:val="-0"/>
            </w:pP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5B427664" w14:textId="176EB843" w:rsidR="002B6BB9" w:rsidRDefault="002B6BB9" w:rsidP="000A6805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Маска</w:t>
            </w:r>
            <w:r w:rsidR="008B1FB7">
              <w:rPr>
                <w:rFonts w:eastAsiaTheme="majorEastAsia" w:cs="Times New Roman"/>
                <w:bCs/>
                <w:color w:val="000000" w:themeColor="text1"/>
                <w:szCs w:val="28"/>
              </w:rPr>
              <w:t xml:space="preserve"> на первые 10 бит</w:t>
            </w:r>
          </w:p>
        </w:tc>
      </w:tr>
      <w:tr w:rsidR="002B6BB9" w14:paraId="3218396E" w14:textId="77777777" w:rsidTr="002F1766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3CC31658" w14:textId="6DC3BC64" w:rsidR="002B6BB9" w:rsidRPr="002B6BB9" w:rsidRDefault="008B1FB7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69</w:t>
            </w:r>
            <w:r w:rsidR="005C02EC">
              <w:rPr>
                <w:lang w:val="en-US"/>
              </w:rPr>
              <w:t>E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233CEFAF" w14:textId="70DE352E" w:rsidR="002B6BB9" w:rsidRPr="002B6BB9" w:rsidRDefault="008B1FB7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73C3CB83" w14:textId="1011840E" w:rsidR="002B6BB9" w:rsidRPr="002B6BB9" w:rsidRDefault="002B6BB9" w:rsidP="000A6805">
            <w:pPr>
              <w:pStyle w:val="-0"/>
              <w:rPr>
                <w:lang w:val="en-US"/>
              </w:rPr>
            </w:pP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3963509C" w14:textId="27398294" w:rsidR="002B6BB9" w:rsidRDefault="008B1FB7" w:rsidP="000A6805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Маска на 10 бит знака</w:t>
            </w:r>
          </w:p>
        </w:tc>
      </w:tr>
      <w:tr w:rsidR="008B1FB7" w14:paraId="36CBA6CC" w14:textId="77777777" w:rsidTr="002F1766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281F4649" w14:textId="0B8290F5" w:rsidR="008B1FB7" w:rsidRDefault="008B1FB7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69</w:t>
            </w:r>
            <w:r w:rsidR="005C02EC">
              <w:rPr>
                <w:lang w:val="en-US"/>
              </w:rPr>
              <w:t>F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52D832F7" w14:textId="4900B421" w:rsidR="008B1FB7" w:rsidRDefault="008B1FB7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FC00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4B27FC68" w14:textId="77777777" w:rsidR="008B1FB7" w:rsidRPr="002B6BB9" w:rsidRDefault="008B1FB7" w:rsidP="000A6805">
            <w:pPr>
              <w:pStyle w:val="-0"/>
              <w:rPr>
                <w:lang w:val="en-US"/>
              </w:rPr>
            </w:pP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580AF0FB" w14:textId="47D8E7B1" w:rsidR="008B1FB7" w:rsidRDefault="008B1FB7" w:rsidP="000A6805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Маска на расширение минуса</w:t>
            </w:r>
          </w:p>
        </w:tc>
      </w:tr>
      <w:tr w:rsidR="008B1FB7" w14:paraId="07773C43" w14:textId="77777777" w:rsidTr="002F1766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46648DD4" w14:textId="463033BC" w:rsidR="008B1FB7" w:rsidRPr="005C02EC" w:rsidRDefault="005C02EC" w:rsidP="000A6805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700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1AA1CC8B" w14:textId="404815EF" w:rsidR="008B1FB7" w:rsidRPr="008B1FB7" w:rsidRDefault="008B1FB7" w:rsidP="000A6805">
            <w:pPr>
              <w:pStyle w:val="-0"/>
            </w:pPr>
            <w:r>
              <w:t>0000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4C30B1C2" w14:textId="388AC6BB" w:rsidR="008B1FB7" w:rsidRPr="008B1FB7" w:rsidRDefault="008B1FB7" w:rsidP="000A6805">
            <w:pPr>
              <w:pStyle w:val="-0"/>
            </w:pPr>
            <w:r>
              <w:rPr>
                <w:lang w:val="en-US"/>
              </w:rPr>
              <w:t>TX</w:t>
            </w:r>
          </w:p>
        </w:tc>
        <w:tc>
          <w:tcPr>
            <w:tcW w:w="4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DCE4" w:themeFill="text2" w:themeFillTint="33"/>
          </w:tcPr>
          <w:p w14:paraId="03204156" w14:textId="59FABBE4" w:rsidR="008B1FB7" w:rsidRPr="002F1766" w:rsidRDefault="008B1FB7" w:rsidP="000A6805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 xml:space="preserve">Временное хранение для 10 бит </w:t>
            </w:r>
            <w:r w:rsidR="002F1766">
              <w:rPr>
                <w:rFonts w:eastAsiaTheme="majorEastAsia" w:cs="Times New Roman"/>
                <w:bCs/>
                <w:color w:val="000000" w:themeColor="text1"/>
                <w:szCs w:val="28"/>
              </w:rPr>
              <w:t>числа</w:t>
            </w:r>
          </w:p>
        </w:tc>
      </w:tr>
    </w:tbl>
    <w:p w14:paraId="31CCB0C1" w14:textId="77777777" w:rsidR="002B6BB9" w:rsidRDefault="002B6BB9">
      <w:pPr>
        <w:pStyle w:val="-0"/>
      </w:pPr>
    </w:p>
    <w:sectPr w:rsidR="002B6BB9">
      <w:footerReference w:type="even" r:id="rId10"/>
      <w:footerReference w:type="default" r:id="rId11"/>
      <w:footerReference w:type="first" r:id="rId12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EE78F" w14:textId="77777777" w:rsidR="00772A02" w:rsidRDefault="00772A02">
      <w:pPr>
        <w:spacing w:after="0" w:line="240" w:lineRule="auto"/>
      </w:pPr>
      <w:r>
        <w:separator/>
      </w:r>
    </w:p>
  </w:endnote>
  <w:endnote w:type="continuationSeparator" w:id="0">
    <w:p w14:paraId="33DB25FD" w14:textId="77777777" w:rsidR="00772A02" w:rsidRDefault="00772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21AB8" w14:textId="77777777" w:rsidR="00ED066D" w:rsidRDefault="00ED06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F2FC0" w14:textId="77777777" w:rsidR="00ED066D" w:rsidRDefault="00ED066D">
    <w:pPr>
      <w:pStyle w:val="a6"/>
      <w:jc w:val="center"/>
      <w:rPr>
        <w:rFonts w:ascii="Times New Roman" w:hAnsi="Times New Roman" w:cs="Times New Roman"/>
        <w:sz w:val="24"/>
        <w:szCs w:val="24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F7189" w14:textId="77777777" w:rsidR="00ED066D" w:rsidRDefault="004968D7">
    <w:pPr>
      <w:pStyle w:val="a6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</w:rPr>
      <w:t>г. Санкт-Петербург 202</w:t>
    </w:r>
    <w:r>
      <w:rPr>
        <w:rFonts w:ascii="Times New Roman" w:hAnsi="Times New Roman" w:cs="Times New Roman"/>
        <w:sz w:val="24"/>
        <w:szCs w:val="24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A7C0A" w14:textId="77777777" w:rsidR="00772A02" w:rsidRDefault="00772A02">
      <w:pPr>
        <w:spacing w:after="0" w:line="240" w:lineRule="auto"/>
      </w:pPr>
      <w:r>
        <w:separator/>
      </w:r>
    </w:p>
  </w:footnote>
  <w:footnote w:type="continuationSeparator" w:id="0">
    <w:p w14:paraId="763B5F32" w14:textId="77777777" w:rsidR="00772A02" w:rsidRDefault="00772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765D"/>
    <w:multiLevelType w:val="multilevel"/>
    <w:tmpl w:val="442823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72F0CA1"/>
    <w:multiLevelType w:val="multilevel"/>
    <w:tmpl w:val="3F5E6D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B4511A6"/>
    <w:multiLevelType w:val="multilevel"/>
    <w:tmpl w:val="96BE945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8E67138"/>
    <w:multiLevelType w:val="multilevel"/>
    <w:tmpl w:val="8A0A07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894344371">
    <w:abstractNumId w:val="3"/>
  </w:num>
  <w:num w:numId="2" w16cid:durableId="1186403765">
    <w:abstractNumId w:val="2"/>
  </w:num>
  <w:num w:numId="3" w16cid:durableId="1676568496">
    <w:abstractNumId w:val="1"/>
  </w:num>
  <w:num w:numId="4" w16cid:durableId="107613191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Разыграев Кирилл">
    <w15:presenceInfo w15:providerId="Windows Live" w15:userId="ac2d239af35a55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066D"/>
    <w:rsid w:val="001E1AA2"/>
    <w:rsid w:val="002539C7"/>
    <w:rsid w:val="002B6BB9"/>
    <w:rsid w:val="002F1766"/>
    <w:rsid w:val="00341363"/>
    <w:rsid w:val="003A2AE0"/>
    <w:rsid w:val="0046508A"/>
    <w:rsid w:val="004968D7"/>
    <w:rsid w:val="00505331"/>
    <w:rsid w:val="005243F6"/>
    <w:rsid w:val="0057298E"/>
    <w:rsid w:val="005C02EC"/>
    <w:rsid w:val="0071070A"/>
    <w:rsid w:val="00772A02"/>
    <w:rsid w:val="008B1FB7"/>
    <w:rsid w:val="00BC13BA"/>
    <w:rsid w:val="00C354E8"/>
    <w:rsid w:val="00D970B7"/>
    <w:rsid w:val="00ED066D"/>
    <w:rsid w:val="00EF4738"/>
    <w:rsid w:val="00F1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65D8"/>
  <w15:docId w15:val="{380164E5-14D1-4227-B1EC-3F1215C5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BB9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C51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1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3C51EF"/>
  </w:style>
  <w:style w:type="character" w:customStyle="1" w:styleId="a5">
    <w:name w:val="Нижний колонтитул Знак"/>
    <w:basedOn w:val="a0"/>
    <w:link w:val="a6"/>
    <w:uiPriority w:val="99"/>
    <w:qFormat/>
    <w:rsid w:val="003C51EF"/>
  </w:style>
  <w:style w:type="character" w:customStyle="1" w:styleId="-1">
    <w:name w:val="Заголовок-1 Знак"/>
    <w:basedOn w:val="10"/>
    <w:link w:val="-10"/>
    <w:qFormat/>
    <w:rsid w:val="003C51EF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eastAsia="en-US"/>
    </w:rPr>
  </w:style>
  <w:style w:type="character" w:customStyle="1" w:styleId="10">
    <w:name w:val="Заголовок 1 Знак"/>
    <w:basedOn w:val="a0"/>
    <w:link w:val="1"/>
    <w:uiPriority w:val="9"/>
    <w:qFormat/>
    <w:rsid w:val="003C5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-2">
    <w:name w:val="Заголовок-2 Знак"/>
    <w:basedOn w:val="20"/>
    <w:link w:val="-20"/>
    <w:qFormat/>
    <w:rsid w:val="003C51EF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C51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-">
    <w:name w:val="-Основной текст Знак"/>
    <w:basedOn w:val="a7"/>
    <w:link w:val="-0"/>
    <w:qFormat/>
    <w:rsid w:val="003C51EF"/>
    <w:rPr>
      <w:rFonts w:ascii="Times New Roman" w:eastAsiaTheme="minorHAnsi" w:hAnsi="Times New Roman"/>
      <w:kern w:val="2"/>
      <w:sz w:val="28"/>
      <w:lang w:eastAsia="en-US"/>
    </w:rPr>
  </w:style>
  <w:style w:type="character" w:customStyle="1" w:styleId="a7">
    <w:name w:val="Основной текст Знак"/>
    <w:basedOn w:val="a0"/>
    <w:link w:val="a8"/>
    <w:uiPriority w:val="99"/>
    <w:semiHidden/>
    <w:qFormat/>
    <w:rsid w:val="003C51EF"/>
  </w:style>
  <w:style w:type="character" w:styleId="a9">
    <w:name w:val="Placeholder Text"/>
    <w:basedOn w:val="a0"/>
    <w:uiPriority w:val="99"/>
    <w:semiHidden/>
    <w:qFormat/>
    <w:rsid w:val="00E70E9C"/>
    <w:rPr>
      <w:color w:val="808080"/>
    </w:rPr>
  </w:style>
  <w:style w:type="character" w:customStyle="1" w:styleId="-3">
    <w:name w:val="-Заголовок блока Знак"/>
    <w:basedOn w:val="20"/>
    <w:link w:val="-4"/>
    <w:qFormat/>
    <w:rsid w:val="008C553B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eastAsia="en-US"/>
    </w:rPr>
  </w:style>
  <w:style w:type="character" w:styleId="aa">
    <w:name w:val="line number"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Courier New" w:eastAsia="Microsoft YaHei" w:hAnsi="Courier New" w:cs="Arial"/>
      <w:sz w:val="28"/>
      <w:szCs w:val="28"/>
    </w:rPr>
  </w:style>
  <w:style w:type="paragraph" w:styleId="a8">
    <w:name w:val="Body Text"/>
    <w:basedOn w:val="a"/>
    <w:link w:val="a7"/>
    <w:uiPriority w:val="99"/>
    <w:semiHidden/>
    <w:unhideWhenUsed/>
    <w:rsid w:val="003C51EF"/>
    <w:pPr>
      <w:spacing w:after="120"/>
    </w:pPr>
  </w:style>
  <w:style w:type="paragraph" w:styleId="ab">
    <w:name w:val="List"/>
    <w:basedOn w:val="a8"/>
    <w:rPr>
      <w:rFonts w:ascii="Arial" w:hAnsi="Arial"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ascii="Arial" w:hAnsi="Arial" w:cs="Arial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3C51EF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3C51EF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-10">
    <w:name w:val="Заголовок-1"/>
    <w:basedOn w:val="1"/>
    <w:link w:val="-1"/>
    <w:qFormat/>
    <w:rsid w:val="003C51EF"/>
    <w:pPr>
      <w:spacing w:before="360" w:after="120"/>
    </w:pPr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paragraph" w:customStyle="1" w:styleId="-20">
    <w:name w:val="Заголовок-2"/>
    <w:basedOn w:val="2"/>
    <w:link w:val="-2"/>
    <w:qFormat/>
    <w:rsid w:val="003C51EF"/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paragraph" w:customStyle="1" w:styleId="-0">
    <w:name w:val="-Основной текст"/>
    <w:basedOn w:val="a8"/>
    <w:link w:val="-"/>
    <w:qFormat/>
    <w:rsid w:val="003C51EF"/>
    <w:pPr>
      <w:jc w:val="both"/>
    </w:pPr>
    <w:rPr>
      <w:rFonts w:ascii="Times New Roman" w:eastAsiaTheme="minorHAnsi" w:hAnsi="Times New Roman"/>
      <w:kern w:val="2"/>
      <w:sz w:val="28"/>
      <w:lang w:eastAsia="en-US"/>
    </w:rPr>
  </w:style>
  <w:style w:type="paragraph" w:styleId="ad">
    <w:name w:val="List Paragraph"/>
    <w:basedOn w:val="a"/>
    <w:uiPriority w:val="34"/>
    <w:qFormat/>
    <w:rsid w:val="008C553B"/>
    <w:pPr>
      <w:ind w:left="720"/>
      <w:contextualSpacing/>
    </w:pPr>
    <w:rPr>
      <w:rFonts w:eastAsiaTheme="minorHAnsi"/>
      <w:kern w:val="2"/>
      <w:lang w:eastAsia="en-US"/>
    </w:rPr>
  </w:style>
  <w:style w:type="paragraph" w:customStyle="1" w:styleId="-4">
    <w:name w:val="-Заголовок блока"/>
    <w:basedOn w:val="2"/>
    <w:link w:val="-3"/>
    <w:qFormat/>
    <w:rsid w:val="008C553B"/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paragraph" w:customStyle="1" w:styleId="Comment">
    <w:name w:val="Comment"/>
    <w:basedOn w:val="a"/>
    <w:qFormat/>
    <w:pPr>
      <w:spacing w:before="56" w:after="0"/>
      <w:ind w:left="56" w:right="56"/>
    </w:pPr>
    <w:rPr>
      <w:sz w:val="20"/>
      <w:szCs w:val="20"/>
    </w:rPr>
  </w:style>
  <w:style w:type="paragraph" w:styleId="ae">
    <w:name w:val="annotation text"/>
    <w:basedOn w:val="a"/>
    <w:link w:val="a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Pr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Pr>
      <w:sz w:val="16"/>
      <w:szCs w:val="16"/>
    </w:rPr>
  </w:style>
  <w:style w:type="paragraph" w:customStyle="1" w:styleId="-5">
    <w:name w:val="-Заголовок"/>
    <w:basedOn w:val="1"/>
    <w:link w:val="-6"/>
    <w:qFormat/>
    <w:rsid w:val="00505331"/>
    <w:pPr>
      <w:suppressAutoHyphens w:val="0"/>
      <w:spacing w:before="360" w:after="120"/>
    </w:pPr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character" w:customStyle="1" w:styleId="-6">
    <w:name w:val="-Заголовок Знак"/>
    <w:basedOn w:val="10"/>
    <w:link w:val="-5"/>
    <w:rsid w:val="00505331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eastAsia="en-US"/>
    </w:rPr>
  </w:style>
  <w:style w:type="table" w:styleId="af1">
    <w:name w:val="Table Grid"/>
    <w:basedOn w:val="a1"/>
    <w:uiPriority w:val="39"/>
    <w:rsid w:val="00505331"/>
    <w:pPr>
      <w:suppressAutoHyphens w:val="0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2427</TotalTime>
  <Pages>1</Pages>
  <Words>1312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dc:description/>
  <cp:lastModifiedBy>Разыграев Кирилл</cp:lastModifiedBy>
  <cp:revision>81</cp:revision>
  <dcterms:created xsi:type="dcterms:W3CDTF">2025-03-24T14:59:00Z</dcterms:created>
  <dcterms:modified xsi:type="dcterms:W3CDTF">2025-04-09T07:17:00Z</dcterms:modified>
  <dc:language>ru-RU</dc:language>
</cp:coreProperties>
</file>